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CA57F" w14:textId="34B22A43" w:rsidR="008E4BC3" w:rsidRDefault="008E4BC3" w:rsidP="008E4BC3">
      <w:pPr>
        <w:pStyle w:val="Heading1"/>
        <w:rPr>
          <w:rFonts w:eastAsia="Times New Roman"/>
        </w:rPr>
      </w:pPr>
      <w:r>
        <w:rPr>
          <w:rFonts w:eastAsia="Times New Roman"/>
        </w:rPr>
        <w:t>New at ICI</w:t>
      </w:r>
    </w:p>
    <w:p w14:paraId="1D53B592" w14:textId="77777777" w:rsidR="00643E18" w:rsidRDefault="002845C3" w:rsidP="005C5BE1">
      <w:hyperlink r:id="rId7" w:history="1">
        <w:r w:rsidRPr="00A54688">
          <w:rPr>
            <w:rStyle w:val="Hyperlink"/>
          </w:rPr>
          <w:t>https://www.communityinclusion.org/news</w:t>
        </w:r>
      </w:hyperlink>
      <w:r>
        <w:t xml:space="preserve"> (Landing Page Only)</w:t>
      </w:r>
    </w:p>
    <w:p w14:paraId="0942542A" w14:textId="20F0C0AE" w:rsidR="005C5BE1" w:rsidRPr="005C5BE1" w:rsidRDefault="00643E18" w:rsidP="005C5BE1">
      <w:r w:rsidRPr="00643E18">
        <w:rPr>
          <w:highlight w:val="yellow"/>
        </w:rPr>
        <w:t>Since we are here, on e</w:t>
      </w:r>
      <w:r w:rsidR="005C5BE1" w:rsidRPr="00643E18">
        <w:rPr>
          <w:highlight w:val="yellow"/>
        </w:rPr>
        <w:t>very page: (all the dates should be numbers only—no “th” “st” etc.)</w:t>
      </w:r>
    </w:p>
    <w:p w14:paraId="484C9625" w14:textId="2EDE8A6C" w:rsidR="008E4BC3" w:rsidRPr="008E4BC3" w:rsidRDefault="008E4BC3" w:rsidP="008E4BC3">
      <w:pPr>
        <w:pStyle w:val="Heading2"/>
      </w:pPr>
      <w:r>
        <w:t>Page 1</w:t>
      </w:r>
    </w:p>
    <w:p w14:paraId="4C5AFC32" w14:textId="711B7677" w:rsidR="008E4BC3" w:rsidRPr="008E4BC3" w:rsidRDefault="008E4BC3" w:rsidP="008E4BC3">
      <w:pPr>
        <w:shd w:val="clear" w:color="auto" w:fill="FFFFFF"/>
        <w:spacing w:after="100" w:afterAutospacing="1" w:line="240" w:lineRule="auto"/>
        <w:outlineLvl w:val="1"/>
        <w:rPr>
          <w:rFonts w:ascii="Open Sans" w:eastAsia="Times New Roman" w:hAnsi="Open Sans" w:cs="Open Sans"/>
          <w:color w:val="212529"/>
          <w:kern w:val="0"/>
          <w:sz w:val="36"/>
          <w:szCs w:val="36"/>
          <w14:ligatures w14:val="none"/>
        </w:rPr>
      </w:pPr>
      <w:hyperlink r:id="rId8" w:history="1">
        <w:r w:rsidRPr="008E4BC3">
          <w:rPr>
            <w:rFonts w:ascii="Open Sans" w:eastAsia="Times New Roman" w:hAnsi="Open Sans" w:cs="Open Sans"/>
            <w:color w:val="1178AD"/>
            <w:kern w:val="0"/>
            <w:sz w:val="36"/>
            <w:szCs w:val="36"/>
            <w:u w:val="single"/>
            <w14:ligatures w14:val="none"/>
          </w:rPr>
          <w:t>Meet the Employment Policy &amp; Systems Team</w:t>
        </w:r>
      </w:hyperlink>
    </w:p>
    <w:p w14:paraId="5989D684" w14:textId="11D99E60" w:rsidR="008E4BC3" w:rsidRPr="008E4BC3" w:rsidRDefault="008E4BC3" w:rsidP="008E4BC3">
      <w:pPr>
        <w:shd w:val="clear" w:color="auto" w:fill="FFFFFF"/>
        <w:spacing w:after="100" w:afterAutospacing="1" w:line="240" w:lineRule="auto"/>
        <w:rPr>
          <w:rFonts w:ascii="Open Sans" w:eastAsia="Times New Roman" w:hAnsi="Open Sans" w:cs="Open Sans"/>
          <w:color w:val="23527C"/>
          <w:kern w:val="0"/>
          <w14:ligatures w14:val="none"/>
        </w:rPr>
      </w:pPr>
      <w:r w:rsidRPr="008E4BC3">
        <w:rPr>
          <w:rFonts w:ascii="Open Sans" w:eastAsia="Times New Roman" w:hAnsi="Open Sans" w:cs="Open Sans"/>
          <w:color w:val="23527C"/>
          <w:kern w:val="0"/>
          <w14:ligatures w14:val="none"/>
        </w:rPr>
        <w:t xml:space="preserve">May </w:t>
      </w:r>
      <w:r w:rsidRPr="005C5BE1">
        <w:rPr>
          <w:rFonts w:ascii="Open Sans" w:eastAsia="Times New Roman" w:hAnsi="Open Sans" w:cs="Open Sans"/>
          <w:color w:val="23527C"/>
          <w:kern w:val="0"/>
          <w:highlight w:val="yellow"/>
          <w14:ligatures w14:val="none"/>
        </w:rPr>
        <w:t>7</w:t>
      </w:r>
      <w:r w:rsidRPr="008E4BC3">
        <w:rPr>
          <w:rFonts w:ascii="Open Sans" w:eastAsia="Times New Roman" w:hAnsi="Open Sans" w:cs="Open Sans"/>
          <w:color w:val="23527C"/>
          <w:kern w:val="0"/>
          <w14:ligatures w14:val="none"/>
        </w:rPr>
        <w:t>, 2026</w:t>
      </w:r>
    </w:p>
    <w:p w14:paraId="17F76351" w14:textId="31487CEE" w:rsidR="008E4BC3" w:rsidRDefault="008E4BC3" w:rsidP="008E4BC3">
      <w:pPr>
        <w:shd w:val="clear" w:color="auto" w:fill="FFFFFF"/>
        <w:spacing w:after="100" w:afterAutospacing="1" w:line="240" w:lineRule="auto"/>
        <w:rPr>
          <w:rFonts w:ascii="Open Sans" w:eastAsia="Times New Roman" w:hAnsi="Open Sans" w:cs="Open Sans"/>
          <w:color w:val="212529"/>
          <w:kern w:val="0"/>
          <w14:ligatures w14:val="none"/>
        </w:rPr>
      </w:pPr>
      <w:r w:rsidRPr="008E4BC3">
        <w:rPr>
          <w:rFonts w:ascii="Open Sans" w:eastAsia="Times New Roman" w:hAnsi="Open Sans" w:cs="Open Sans"/>
          <w:color w:val="212529"/>
          <w:kern w:val="0"/>
          <w14:ligatures w14:val="none"/>
        </w:rPr>
        <w:t xml:space="preserve">The </w:t>
      </w:r>
      <w:r w:rsidRPr="008E4BC3">
        <w:rPr>
          <w:rFonts w:ascii="Open Sans" w:eastAsia="Times New Roman" w:hAnsi="Open Sans" w:cs="Open Sans"/>
          <w:color w:val="212529"/>
          <w:kern w:val="0"/>
          <w:highlight w:val="yellow"/>
          <w14:ligatures w14:val="none"/>
        </w:rPr>
        <w:t>ICI’s</w:t>
      </w:r>
      <w:r w:rsidRPr="008E4BC3">
        <w:rPr>
          <w:rFonts w:ascii="Open Sans" w:eastAsia="Times New Roman" w:hAnsi="Open Sans" w:cs="Open Sans"/>
          <w:color w:val="212529"/>
          <w:kern w:val="0"/>
          <w14:ligatures w14:val="none"/>
        </w:rPr>
        <w:t xml:space="preserve"> Employment Policy and Systems team plays a key role in understanding and improving employment outcomes for people with intellectual and developmental disabilities. We spoke with the team to learn more…</w:t>
      </w:r>
    </w:p>
    <w:p w14:paraId="0EA82EF2" w14:textId="33B37E4B" w:rsidR="005C5BE1" w:rsidRPr="005C5BE1" w:rsidRDefault="005C5BE1" w:rsidP="005C5BE1">
      <w:pPr>
        <w:pStyle w:val="Heading2"/>
      </w:pPr>
      <w:r w:rsidRPr="005C5BE1">
        <w:t>Page 2</w:t>
      </w:r>
    </w:p>
    <w:p w14:paraId="083346BC" w14:textId="43FF8C6F" w:rsidR="005C5BE1" w:rsidRDefault="005C5BE1" w:rsidP="009B62E5">
      <w:pPr>
        <w:pStyle w:val="Heading1"/>
      </w:pPr>
      <w:hyperlink r:id="rId9" w:history="1">
        <w:r>
          <w:rPr>
            <w:rStyle w:val="Hyperlink"/>
            <w:rFonts w:ascii="Open Sans" w:hAnsi="Open Sans" w:cs="Open Sans"/>
            <w:b/>
            <w:bCs/>
            <w:color w:val="1178AD"/>
          </w:rPr>
          <w:t xml:space="preserve">We’re Hiring! The </w:t>
        </w:r>
        <w:r w:rsidR="009B62E5" w:rsidRPr="009B62E5">
          <w:rPr>
            <w:rStyle w:val="Hyperlink"/>
            <w:rFonts w:ascii="Open Sans" w:hAnsi="Open Sans" w:cs="Open Sans"/>
            <w:b/>
            <w:bCs/>
            <w:color w:val="1178AD"/>
            <w:highlight w:val="yellow"/>
          </w:rPr>
          <w:t>ICI</w:t>
        </w:r>
        <w:r>
          <w:rPr>
            <w:rStyle w:val="Hyperlink"/>
            <w:rFonts w:ascii="Open Sans" w:hAnsi="Open Sans" w:cs="Open Sans"/>
            <w:b/>
            <w:bCs/>
            <w:color w:val="1178AD"/>
          </w:rPr>
          <w:t xml:space="preserve"> is Hiring a New Director</w:t>
        </w:r>
      </w:hyperlink>
    </w:p>
    <w:p w14:paraId="322D4E4C" w14:textId="5DEC6623" w:rsidR="005C5BE1" w:rsidRDefault="005C5BE1" w:rsidP="005C5BE1">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November </w:t>
      </w:r>
      <w:r w:rsidRPr="005C5BE1">
        <w:rPr>
          <w:rFonts w:ascii="Open Sans" w:hAnsi="Open Sans" w:cs="Open Sans"/>
          <w:color w:val="23527C"/>
          <w:highlight w:val="yellow"/>
        </w:rPr>
        <w:t>6</w:t>
      </w:r>
      <w:r>
        <w:rPr>
          <w:rFonts w:ascii="Open Sans" w:hAnsi="Open Sans" w:cs="Open Sans"/>
          <w:color w:val="23527C"/>
        </w:rPr>
        <w:t>, 2025</w:t>
      </w:r>
    </w:p>
    <w:p w14:paraId="0F2195B3" w14:textId="445155F7" w:rsidR="005C5BE1" w:rsidRDefault="005C5BE1" w:rsidP="005C5BE1">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The </w:t>
      </w:r>
      <w:r w:rsidRPr="005C5BE1">
        <w:rPr>
          <w:rFonts w:ascii="Open Sans" w:hAnsi="Open Sans" w:cs="Open Sans"/>
          <w:color w:val="212529"/>
          <w:highlight w:val="yellow"/>
        </w:rPr>
        <w:t>ICI</w:t>
      </w:r>
      <w:r>
        <w:rPr>
          <w:rFonts w:ascii="Open Sans" w:hAnsi="Open Sans" w:cs="Open Sans"/>
          <w:color w:val="212529"/>
        </w:rPr>
        <w:t xml:space="preserve"> at the University of Massachusetts Boston (UMass Boston) is hiring a new director to lead us into 2026. The ICI supports the rights of people with disabilities to participate in all aspects of society. We…</w:t>
      </w:r>
    </w:p>
    <w:p w14:paraId="394384AB" w14:textId="77777777" w:rsidR="005C5BE1" w:rsidRDefault="005C5BE1" w:rsidP="005C5BE1">
      <w:pPr>
        <w:pStyle w:val="Heading2"/>
        <w:shd w:val="clear" w:color="auto" w:fill="FFFFFF"/>
        <w:spacing w:before="0"/>
        <w:rPr>
          <w:rFonts w:ascii="Open Sans" w:hAnsi="Open Sans" w:cs="Open Sans"/>
          <w:b w:val="0"/>
          <w:color w:val="212529"/>
        </w:rPr>
      </w:pPr>
      <w:hyperlink r:id="rId10" w:history="1">
        <w:r>
          <w:rPr>
            <w:rStyle w:val="Hyperlink"/>
            <w:rFonts w:ascii="Open Sans" w:hAnsi="Open Sans" w:cs="Open Sans"/>
            <w:b w:val="0"/>
            <w:bCs/>
            <w:color w:val="1178AD"/>
          </w:rPr>
          <w:t>Exciting New Vocational Rehabilitation Projects Expand ICI’s Research and Training Efforts</w:t>
        </w:r>
      </w:hyperlink>
    </w:p>
    <w:p w14:paraId="6E455694" w14:textId="11218DD6" w:rsidR="005C5BE1" w:rsidRDefault="005C5BE1" w:rsidP="005C5BE1">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October </w:t>
      </w:r>
      <w:r w:rsidRPr="005C5BE1">
        <w:rPr>
          <w:rFonts w:ascii="Open Sans" w:hAnsi="Open Sans" w:cs="Open Sans"/>
          <w:color w:val="23527C"/>
          <w:highlight w:val="yellow"/>
        </w:rPr>
        <w:t>23</w:t>
      </w:r>
      <w:r>
        <w:rPr>
          <w:rFonts w:ascii="Open Sans" w:hAnsi="Open Sans" w:cs="Open Sans"/>
          <w:color w:val="23527C"/>
        </w:rPr>
        <w:t>, 2025</w:t>
      </w:r>
    </w:p>
    <w:p w14:paraId="75177063" w14:textId="2EC61B9B" w:rsidR="005C5BE1" w:rsidRDefault="005C5BE1" w:rsidP="005C5BE1">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The </w:t>
      </w:r>
      <w:r w:rsidRPr="005C5BE1">
        <w:rPr>
          <w:rFonts w:ascii="Open Sans" w:hAnsi="Open Sans" w:cs="Open Sans"/>
          <w:color w:val="212529"/>
          <w:highlight w:val="yellow"/>
        </w:rPr>
        <w:t>ICI</w:t>
      </w:r>
      <w:r>
        <w:rPr>
          <w:rFonts w:ascii="Open Sans" w:hAnsi="Open Sans" w:cs="Open Sans"/>
          <w:color w:val="212529"/>
        </w:rPr>
        <w:t xml:space="preserve"> has been a leader in vocational rehabilitation (VR) research, training, and technical assistance for decades. In recent years, our VR</w:t>
      </w:r>
      <w:r w:rsidRPr="005C5BE1">
        <w:rPr>
          <w:rFonts w:ascii="Open Sans" w:hAnsi="Open Sans" w:cs="Open Sans"/>
          <w:color w:val="212529"/>
          <w:highlight w:val="yellow"/>
        </w:rPr>
        <w:t>-</w:t>
      </w:r>
      <w:r>
        <w:rPr>
          <w:rFonts w:ascii="Open Sans" w:hAnsi="Open Sans" w:cs="Open Sans"/>
          <w:color w:val="212529"/>
        </w:rPr>
        <w:t>related work has largely focused on leadership development, Progressive…</w:t>
      </w:r>
    </w:p>
    <w:p w14:paraId="4BFD7347" w14:textId="7D8E7090" w:rsidR="005C5BE1" w:rsidRDefault="005C5BE1" w:rsidP="005C5BE1">
      <w:pPr>
        <w:shd w:val="clear" w:color="auto" w:fill="FFFFFF"/>
        <w:rPr>
          <w:rFonts w:ascii="Open Sans" w:hAnsi="Open Sans" w:cs="Open Sans"/>
          <w:color w:val="212529"/>
        </w:rPr>
      </w:pPr>
    </w:p>
    <w:p w14:paraId="553C48D4" w14:textId="77777777" w:rsidR="005C5BE1" w:rsidRDefault="005C5BE1" w:rsidP="005C5BE1">
      <w:pPr>
        <w:pStyle w:val="Heading2"/>
        <w:shd w:val="clear" w:color="auto" w:fill="FFFFFF"/>
        <w:spacing w:before="0"/>
        <w:rPr>
          <w:rFonts w:ascii="Open Sans" w:hAnsi="Open Sans" w:cs="Open Sans"/>
          <w:b w:val="0"/>
          <w:color w:val="212529"/>
        </w:rPr>
      </w:pPr>
      <w:hyperlink r:id="rId11" w:history="1">
        <w:r>
          <w:rPr>
            <w:rStyle w:val="Hyperlink"/>
            <w:rFonts w:ascii="Open Sans" w:hAnsi="Open Sans" w:cs="Open Sans"/>
            <w:b w:val="0"/>
            <w:bCs/>
            <w:color w:val="1178AD"/>
          </w:rPr>
          <w:t>ICI is seeking two postdoctoral fellows to join its Advanced Rehabilitation Research Training (ARRT) Program</w:t>
        </w:r>
      </w:hyperlink>
    </w:p>
    <w:p w14:paraId="04C2C549" w14:textId="0A655731" w:rsidR="005C5BE1" w:rsidRDefault="005C5BE1" w:rsidP="005C5BE1">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October </w:t>
      </w:r>
      <w:r w:rsidRPr="005C5BE1">
        <w:rPr>
          <w:rFonts w:ascii="Open Sans" w:hAnsi="Open Sans" w:cs="Open Sans"/>
          <w:color w:val="23527C"/>
          <w:highlight w:val="yellow"/>
        </w:rPr>
        <w:t>10</w:t>
      </w:r>
      <w:r>
        <w:rPr>
          <w:rFonts w:ascii="Open Sans" w:hAnsi="Open Sans" w:cs="Open Sans"/>
          <w:color w:val="23527C"/>
        </w:rPr>
        <w:t>, 2025</w:t>
      </w:r>
    </w:p>
    <w:p w14:paraId="3F1733F2" w14:textId="2C0A339B" w:rsidR="005C5BE1" w:rsidRDefault="005C5BE1" w:rsidP="005C5BE1">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Beginning in Spring 2026, in collaboration with </w:t>
      </w:r>
      <w:r w:rsidRPr="005C5BE1">
        <w:rPr>
          <w:rFonts w:ascii="Open Sans" w:hAnsi="Open Sans" w:cs="Open Sans"/>
          <w:color w:val="212529"/>
          <w:highlight w:val="yellow"/>
        </w:rPr>
        <w:t>SGISD</w:t>
      </w:r>
      <w:r>
        <w:rPr>
          <w:rFonts w:ascii="Open Sans" w:hAnsi="Open Sans" w:cs="Open Sans"/>
          <w:color w:val="212529"/>
        </w:rPr>
        <w:t> and the National Association of State Directors of Developmental Disabilities Services (NASDDDS), the new program launches. Learn more…</w:t>
      </w:r>
    </w:p>
    <w:p w14:paraId="3284CECB" w14:textId="77777777" w:rsidR="005C5BE1" w:rsidRDefault="005C5BE1" w:rsidP="005C5BE1">
      <w:pPr>
        <w:pStyle w:val="Heading2"/>
        <w:shd w:val="clear" w:color="auto" w:fill="FFFFFF"/>
        <w:spacing w:before="0"/>
        <w:rPr>
          <w:rFonts w:ascii="Open Sans" w:hAnsi="Open Sans" w:cs="Open Sans"/>
          <w:b w:val="0"/>
          <w:color w:val="212529"/>
        </w:rPr>
      </w:pPr>
      <w:hyperlink r:id="rId12" w:history="1">
        <w:r>
          <w:rPr>
            <w:rStyle w:val="Hyperlink"/>
            <w:rFonts w:ascii="Open Sans" w:hAnsi="Open Sans" w:cs="Open Sans"/>
            <w:b w:val="0"/>
            <w:bCs/>
            <w:color w:val="1178AD"/>
          </w:rPr>
          <w:t>ICI’s Think College Awarded 5-Year $10 Million Grant</w:t>
        </w:r>
      </w:hyperlink>
    </w:p>
    <w:p w14:paraId="2BFE1F1C" w14:textId="4EC2B8B5" w:rsidR="005C5BE1" w:rsidRDefault="005C5BE1" w:rsidP="005C5BE1">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October </w:t>
      </w:r>
      <w:r w:rsidRPr="005C5BE1">
        <w:rPr>
          <w:rFonts w:ascii="Open Sans" w:hAnsi="Open Sans" w:cs="Open Sans"/>
          <w:color w:val="23527C"/>
          <w:highlight w:val="yellow"/>
        </w:rPr>
        <w:t>6</w:t>
      </w:r>
      <w:r>
        <w:rPr>
          <w:rFonts w:ascii="Open Sans" w:hAnsi="Open Sans" w:cs="Open Sans"/>
          <w:color w:val="23527C"/>
        </w:rPr>
        <w:t>, 2025</w:t>
      </w:r>
    </w:p>
    <w:p w14:paraId="4D29B880" w14:textId="63748422" w:rsidR="005C5BE1" w:rsidRDefault="005C5BE1" w:rsidP="005C5BE1">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The </w:t>
      </w:r>
      <w:r w:rsidRPr="005C5BE1">
        <w:rPr>
          <w:rFonts w:ascii="Open Sans" w:hAnsi="Open Sans" w:cs="Open Sans"/>
          <w:color w:val="212529"/>
          <w:highlight w:val="yellow"/>
        </w:rPr>
        <w:t>ICI</w:t>
      </w:r>
      <w:r>
        <w:rPr>
          <w:rFonts w:ascii="Open Sans" w:hAnsi="Open Sans" w:cs="Open Sans"/>
          <w:color w:val="212529"/>
        </w:rPr>
        <w:t xml:space="preserve"> at UMass Boston is proud to announce that Think College will continue to lead as the long-standing National Coordinating Center (NCC) for the Transition and Postsecondary Programs for Students with…</w:t>
      </w:r>
    </w:p>
    <w:p w14:paraId="5497EF79" w14:textId="3D71BE67" w:rsidR="005C5BE1" w:rsidRDefault="005C5BE1" w:rsidP="005C5BE1">
      <w:pPr>
        <w:pStyle w:val="Heading2"/>
        <w:shd w:val="clear" w:color="auto" w:fill="FFFFFF"/>
        <w:spacing w:before="0"/>
        <w:rPr>
          <w:rFonts w:ascii="Open Sans" w:hAnsi="Open Sans" w:cs="Open Sans"/>
          <w:b w:val="0"/>
          <w:color w:val="212529"/>
        </w:rPr>
      </w:pPr>
      <w:hyperlink r:id="rId13" w:history="1">
        <w:r>
          <w:rPr>
            <w:rStyle w:val="Hyperlink"/>
            <w:rFonts w:ascii="Open Sans" w:hAnsi="Open Sans" w:cs="Open Sans"/>
            <w:b w:val="0"/>
            <w:bCs/>
            <w:color w:val="1178AD"/>
          </w:rPr>
          <w:t xml:space="preserve">Think College at the </w:t>
        </w:r>
        <w:r w:rsidRPr="005C5BE1">
          <w:rPr>
            <w:rStyle w:val="Hyperlink"/>
            <w:rFonts w:ascii="Open Sans" w:hAnsi="Open Sans" w:cs="Open Sans"/>
            <w:b w:val="0"/>
            <w:bCs/>
            <w:color w:val="1178AD"/>
            <w:highlight w:val="yellow"/>
          </w:rPr>
          <w:t>ICI/UMass Boston</w:t>
        </w:r>
        <w:r>
          <w:rPr>
            <w:rStyle w:val="Hyperlink"/>
            <w:rFonts w:ascii="Open Sans" w:hAnsi="Open Sans" w:cs="Open Sans"/>
            <w:b w:val="0"/>
            <w:bCs/>
            <w:color w:val="1178AD"/>
          </w:rPr>
          <w:t xml:space="preserve"> receives $10 Million Grant on Postsecondary Education for Students with Intellectual Disability</w:t>
        </w:r>
      </w:hyperlink>
    </w:p>
    <w:p w14:paraId="63CAE127" w14:textId="1DD8CE65" w:rsidR="005C5BE1" w:rsidRDefault="005C5BE1" w:rsidP="005C5BE1">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October </w:t>
      </w:r>
      <w:r w:rsidRPr="005C5BE1">
        <w:rPr>
          <w:rFonts w:ascii="Open Sans" w:hAnsi="Open Sans" w:cs="Open Sans"/>
          <w:color w:val="23527C"/>
          <w:highlight w:val="yellow"/>
        </w:rPr>
        <w:t>3</w:t>
      </w:r>
      <w:r>
        <w:rPr>
          <w:rFonts w:ascii="Open Sans" w:hAnsi="Open Sans" w:cs="Open Sans"/>
          <w:color w:val="23527C"/>
        </w:rPr>
        <w:t>, 2025</w:t>
      </w:r>
    </w:p>
    <w:p w14:paraId="792C7A18" w14:textId="4DE47D66" w:rsidR="005C5BE1" w:rsidRDefault="005C5BE1" w:rsidP="005C5BE1">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PRESS RELEASE For immediate release: October 3, 2025 Think College at the </w:t>
      </w:r>
      <w:r w:rsidRPr="005C5BE1">
        <w:rPr>
          <w:rFonts w:ascii="Open Sans" w:hAnsi="Open Sans" w:cs="Open Sans"/>
          <w:color w:val="212529"/>
          <w:highlight w:val="yellow"/>
        </w:rPr>
        <w:t>ICI</w:t>
      </w:r>
      <w:r>
        <w:rPr>
          <w:rFonts w:ascii="Open Sans" w:hAnsi="Open Sans" w:cs="Open Sans"/>
          <w:color w:val="212529"/>
        </w:rPr>
        <w:t xml:space="preserve"> at UMass Boston receives $10 Million Grant on Postsecondary Education for Students with Intellectual Disability Boston, MA — October 3, 202…</w:t>
      </w:r>
    </w:p>
    <w:p w14:paraId="61D150BF" w14:textId="77777777" w:rsidR="005C5BE1" w:rsidRDefault="005C5BE1" w:rsidP="005C5BE1">
      <w:pPr>
        <w:pStyle w:val="Heading2"/>
        <w:shd w:val="clear" w:color="auto" w:fill="FFFFFF"/>
        <w:spacing w:before="0"/>
        <w:rPr>
          <w:rFonts w:ascii="Open Sans" w:hAnsi="Open Sans" w:cs="Open Sans"/>
          <w:b w:val="0"/>
          <w:color w:val="212529"/>
        </w:rPr>
      </w:pPr>
      <w:hyperlink r:id="rId14" w:history="1">
        <w:r>
          <w:rPr>
            <w:rStyle w:val="Hyperlink"/>
            <w:rFonts w:ascii="Open Sans" w:hAnsi="Open Sans" w:cs="Open Sans"/>
            <w:b w:val="0"/>
            <w:bCs/>
            <w:color w:val="1178AD"/>
          </w:rPr>
          <w:t>ICI Launches New Collaborative UMass DeafBlind Graduate Certificate Program this Fall</w:t>
        </w:r>
      </w:hyperlink>
    </w:p>
    <w:p w14:paraId="3613AA1F" w14:textId="71C61D8F" w:rsidR="005C5BE1" w:rsidRDefault="005C5BE1" w:rsidP="005C5BE1">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August </w:t>
      </w:r>
      <w:r w:rsidRPr="00643E18">
        <w:rPr>
          <w:rFonts w:ascii="Open Sans" w:hAnsi="Open Sans" w:cs="Open Sans"/>
          <w:color w:val="23527C"/>
          <w:highlight w:val="yellow"/>
        </w:rPr>
        <w:t>6</w:t>
      </w:r>
      <w:r>
        <w:rPr>
          <w:rFonts w:ascii="Open Sans" w:hAnsi="Open Sans" w:cs="Open Sans"/>
          <w:color w:val="23527C"/>
        </w:rPr>
        <w:t>, 2025</w:t>
      </w:r>
    </w:p>
    <w:p w14:paraId="2B722EF8" w14:textId="5630D369" w:rsidR="005C5BE1" w:rsidRDefault="005C5BE1" w:rsidP="005C5BE1">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A new collaboration between the </w:t>
      </w:r>
      <w:r w:rsidRPr="005C5BE1">
        <w:rPr>
          <w:rFonts w:ascii="Open Sans" w:hAnsi="Open Sans" w:cs="Open Sans"/>
          <w:color w:val="212529"/>
          <w:highlight w:val="yellow"/>
        </w:rPr>
        <w:t>ICI</w:t>
      </w:r>
      <w:r>
        <w:rPr>
          <w:rFonts w:ascii="Open Sans" w:hAnsi="Open Sans" w:cs="Open Sans"/>
          <w:color w:val="212529"/>
        </w:rPr>
        <w:t xml:space="preserve">, UMass Boston Vision Studies program, New England Consortium on DeafBlindness (NEC), and Northeast Resource Center for Vision Education at </w:t>
      </w:r>
      <w:r w:rsidRPr="00532879">
        <w:rPr>
          <w:rFonts w:ascii="Open Sans" w:hAnsi="Open Sans" w:cs="Open Sans"/>
          <w:color w:val="212529"/>
          <w:highlight w:val="yellow"/>
        </w:rPr>
        <w:t>UM</w:t>
      </w:r>
      <w:r w:rsidR="00532879" w:rsidRPr="00532879">
        <w:rPr>
          <w:rFonts w:ascii="Open Sans" w:hAnsi="Open Sans" w:cs="Open Sans"/>
          <w:color w:val="212529"/>
          <w:highlight w:val="yellow"/>
        </w:rPr>
        <w:t>ass</w:t>
      </w:r>
      <w:r>
        <w:rPr>
          <w:rFonts w:ascii="Open Sans" w:hAnsi="Open Sans" w:cs="Open Sans"/>
          <w:color w:val="212529"/>
        </w:rPr>
        <w:t xml:space="preserve"> Boston (NERCVE) has culminated in…</w:t>
      </w:r>
    </w:p>
    <w:p w14:paraId="1419D875" w14:textId="77777777" w:rsidR="005C5BE1" w:rsidRDefault="005C5BE1" w:rsidP="005C5BE1">
      <w:pPr>
        <w:pStyle w:val="NormalWeb"/>
        <w:shd w:val="clear" w:color="auto" w:fill="FFFFFF"/>
        <w:spacing w:before="0" w:beforeAutospacing="0"/>
        <w:rPr>
          <w:rFonts w:ascii="Open Sans" w:hAnsi="Open Sans" w:cs="Open Sans"/>
          <w:color w:val="212529"/>
        </w:rPr>
      </w:pPr>
    </w:p>
    <w:p w14:paraId="3DBE6F1B" w14:textId="6FDD0E07" w:rsidR="005C5BE1" w:rsidRDefault="00C22377" w:rsidP="00532879">
      <w:pPr>
        <w:pStyle w:val="Heading2"/>
        <w:rPr>
          <w:rFonts w:eastAsia="Times New Roman"/>
        </w:rPr>
      </w:pPr>
      <w:r>
        <w:rPr>
          <w:rFonts w:eastAsia="Times New Roman"/>
        </w:rPr>
        <w:t>Page 3</w:t>
      </w:r>
    </w:p>
    <w:p w14:paraId="13554684" w14:textId="4059D9A2" w:rsidR="009B62E5" w:rsidRDefault="009B62E5" w:rsidP="009B62E5">
      <w:pPr>
        <w:pStyle w:val="Heading2"/>
        <w:shd w:val="clear" w:color="auto" w:fill="FFFFFF"/>
        <w:spacing w:before="0"/>
        <w:rPr>
          <w:rFonts w:ascii="Open Sans" w:hAnsi="Open Sans" w:cs="Open Sans"/>
          <w:b w:val="0"/>
          <w:color w:val="212529"/>
        </w:rPr>
      </w:pPr>
      <w:hyperlink r:id="rId15" w:history="1">
        <w:r>
          <w:rPr>
            <w:rStyle w:val="Hyperlink"/>
            <w:rFonts w:ascii="Open Sans" w:hAnsi="Open Sans" w:cs="Open Sans"/>
            <w:b w:val="0"/>
            <w:bCs/>
            <w:color w:val="1178AD"/>
          </w:rPr>
          <w:t xml:space="preserve">MA Dept. of Higher Education </w:t>
        </w:r>
        <w:r w:rsidRPr="009B62E5">
          <w:rPr>
            <w:rStyle w:val="Hyperlink"/>
            <w:rFonts w:ascii="Open Sans" w:hAnsi="Open Sans" w:cs="Open Sans"/>
            <w:b w:val="0"/>
            <w:bCs/>
            <w:color w:val="1178AD"/>
            <w:highlight w:val="yellow"/>
          </w:rPr>
          <w:t>A</w:t>
        </w:r>
        <w:r>
          <w:rPr>
            <w:rStyle w:val="Hyperlink"/>
            <w:rFonts w:ascii="Open Sans" w:hAnsi="Open Sans" w:cs="Open Sans"/>
            <w:b w:val="0"/>
            <w:bCs/>
            <w:color w:val="1178AD"/>
          </w:rPr>
          <w:t xml:space="preserve">pproved the </w:t>
        </w:r>
        <w:r w:rsidRPr="009B62E5">
          <w:rPr>
            <w:rStyle w:val="Hyperlink"/>
            <w:rFonts w:ascii="Open Sans" w:hAnsi="Open Sans" w:cs="Open Sans"/>
            <w:b w:val="0"/>
            <w:bCs/>
            <w:color w:val="1178AD"/>
            <w:highlight w:val="yellow"/>
          </w:rPr>
          <w:t>R</w:t>
        </w:r>
        <w:r>
          <w:rPr>
            <w:rStyle w:val="Hyperlink"/>
            <w:rFonts w:ascii="Open Sans" w:hAnsi="Open Sans" w:cs="Open Sans"/>
            <w:b w:val="0"/>
            <w:bCs/>
            <w:color w:val="1178AD"/>
          </w:rPr>
          <w:t xml:space="preserve">egulations for the </w:t>
        </w:r>
        <w:r w:rsidRPr="009B62E5">
          <w:rPr>
            <w:rStyle w:val="Hyperlink"/>
            <w:rFonts w:ascii="Open Sans" w:hAnsi="Open Sans" w:cs="Open Sans"/>
            <w:b w:val="0"/>
            <w:bCs/>
            <w:color w:val="1178AD"/>
            <w:highlight w:val="yellow"/>
          </w:rPr>
          <w:t>E</w:t>
        </w:r>
        <w:r>
          <w:rPr>
            <w:rStyle w:val="Hyperlink"/>
            <w:rFonts w:ascii="Open Sans" w:hAnsi="Open Sans" w:cs="Open Sans"/>
            <w:b w:val="0"/>
            <w:bCs/>
            <w:color w:val="1178AD"/>
          </w:rPr>
          <w:t>nhanced MAIPSE</w:t>
        </w:r>
      </w:hyperlink>
    </w:p>
    <w:p w14:paraId="497EFC50" w14:textId="0D5642FE" w:rsidR="009B62E5" w:rsidRDefault="009B62E5" w:rsidP="009B62E5">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May </w:t>
      </w:r>
      <w:r w:rsidRPr="009B62E5">
        <w:rPr>
          <w:rFonts w:ascii="Open Sans" w:hAnsi="Open Sans" w:cs="Open Sans"/>
          <w:color w:val="23527C"/>
          <w:highlight w:val="yellow"/>
        </w:rPr>
        <w:t>7</w:t>
      </w:r>
      <w:r>
        <w:rPr>
          <w:rFonts w:ascii="Open Sans" w:hAnsi="Open Sans" w:cs="Open Sans"/>
          <w:color w:val="23527C"/>
        </w:rPr>
        <w:t>, 2025</w:t>
      </w:r>
    </w:p>
    <w:p w14:paraId="27A25D8C" w14:textId="77777777" w:rsidR="009B62E5" w:rsidRDefault="009B62E5" w:rsidP="009B62E5">
      <w:pPr>
        <w:pStyle w:val="NormalWeb"/>
        <w:shd w:val="clear" w:color="auto" w:fill="FFFFFF"/>
        <w:spacing w:before="0" w:beforeAutospacing="0"/>
        <w:rPr>
          <w:rFonts w:ascii="Open Sans" w:hAnsi="Open Sans" w:cs="Open Sans"/>
          <w:color w:val="212529"/>
        </w:rPr>
      </w:pPr>
      <w:r>
        <w:rPr>
          <w:rFonts w:ascii="Open Sans" w:hAnsi="Open Sans" w:cs="Open Sans"/>
          <w:color w:val="212529"/>
        </w:rPr>
        <w:t>PRESS RELEASE For immediate release: May 7, 2025 Massachusetts Board of Higher Education Approves Regulations that Enhance Postsecondary Opportunities for Students with Intellectual and Developmental Disabilities Boston, MA — May 7, 2025 —The…</w:t>
      </w:r>
    </w:p>
    <w:p w14:paraId="7B44C478" w14:textId="77777777" w:rsidR="009B62E5" w:rsidRPr="009B62E5" w:rsidRDefault="009B62E5" w:rsidP="009B62E5">
      <w:pPr>
        <w:rPr>
          <w:ins w:id="0" w:author="Katie Ashwill" w:date="2026-08-05T14:03:00Z" w16du:dateUtc="2026-08-05T18:03:00Z"/>
        </w:rPr>
      </w:pPr>
    </w:p>
    <w:p w14:paraId="2EBC808C" w14:textId="77777777" w:rsidR="00532879" w:rsidRDefault="00532879" w:rsidP="00532879">
      <w:pPr>
        <w:pStyle w:val="Heading2"/>
        <w:shd w:val="clear" w:color="auto" w:fill="FFFFFF"/>
        <w:spacing w:before="0"/>
        <w:rPr>
          <w:rFonts w:ascii="Open Sans" w:hAnsi="Open Sans" w:cs="Open Sans"/>
          <w:b w:val="0"/>
          <w:color w:val="212529"/>
        </w:rPr>
      </w:pPr>
      <w:hyperlink r:id="rId16" w:history="1">
        <w:r>
          <w:rPr>
            <w:rStyle w:val="Hyperlink"/>
            <w:rFonts w:ascii="Open Sans" w:hAnsi="Open Sans" w:cs="Open Sans"/>
            <w:b w:val="0"/>
            <w:bCs/>
            <w:color w:val="1178AD"/>
          </w:rPr>
          <w:t>‘ICI Gave Me My Career’: Former Staffer Gives Gift to Support Transition Leadership</w:t>
        </w:r>
      </w:hyperlink>
    </w:p>
    <w:p w14:paraId="109C486A" w14:textId="50E000ED" w:rsidR="00532879" w:rsidRDefault="00532879" w:rsidP="00532879">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January </w:t>
      </w:r>
      <w:r w:rsidRPr="00532879">
        <w:rPr>
          <w:rFonts w:ascii="Open Sans" w:hAnsi="Open Sans" w:cs="Open Sans"/>
          <w:color w:val="23527C"/>
          <w:highlight w:val="yellow"/>
        </w:rPr>
        <w:t>29</w:t>
      </w:r>
      <w:r>
        <w:rPr>
          <w:rFonts w:ascii="Open Sans" w:hAnsi="Open Sans" w:cs="Open Sans"/>
          <w:color w:val="23527C"/>
        </w:rPr>
        <w:t>, 2025</w:t>
      </w:r>
    </w:p>
    <w:p w14:paraId="0EDF8153" w14:textId="7689AC5D" w:rsidR="00532879" w:rsidRDefault="00532879" w:rsidP="00532879">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The </w:t>
      </w:r>
      <w:r w:rsidRPr="00532879">
        <w:rPr>
          <w:rFonts w:ascii="Open Sans" w:hAnsi="Open Sans" w:cs="Open Sans"/>
          <w:color w:val="212529"/>
          <w:highlight w:val="yellow"/>
        </w:rPr>
        <w:t>ICI</w:t>
      </w:r>
      <w:r>
        <w:rPr>
          <w:rFonts w:ascii="Open Sans" w:hAnsi="Open Sans" w:cs="Open Sans"/>
          <w:color w:val="212529"/>
        </w:rPr>
        <w:t xml:space="preserve"> has received a $100,000 gift from Dr. Stelios Gragoudas, a youth leadership advocate and former staffer who said he hopes the funds can support transition specialist training and student self-determination…</w:t>
      </w:r>
    </w:p>
    <w:p w14:paraId="2F70F611" w14:textId="77777777" w:rsidR="00532879" w:rsidRDefault="00532879" w:rsidP="00532879">
      <w:pPr>
        <w:pStyle w:val="Heading2"/>
        <w:shd w:val="clear" w:color="auto" w:fill="FFFFFF"/>
        <w:spacing w:before="0"/>
        <w:rPr>
          <w:rFonts w:ascii="Open Sans" w:hAnsi="Open Sans" w:cs="Open Sans"/>
          <w:b w:val="0"/>
          <w:color w:val="212529"/>
        </w:rPr>
      </w:pPr>
      <w:hyperlink r:id="rId17" w:history="1">
        <w:r>
          <w:rPr>
            <w:rStyle w:val="Hyperlink"/>
            <w:rFonts w:ascii="Open Sans" w:hAnsi="Open Sans" w:cs="Open Sans"/>
            <w:b w:val="0"/>
            <w:bCs/>
            <w:color w:val="1178AD"/>
          </w:rPr>
          <w:t>ICI Staff Published Articles in the Institute on Community Integration’s Impact Highlight on Employment &amp; IDD</w:t>
        </w:r>
      </w:hyperlink>
    </w:p>
    <w:p w14:paraId="1B9CA466" w14:textId="21B9F2BB" w:rsidR="00532879" w:rsidRDefault="00532879" w:rsidP="00532879">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January </w:t>
      </w:r>
      <w:r w:rsidRPr="00532879">
        <w:rPr>
          <w:rFonts w:ascii="Open Sans" w:hAnsi="Open Sans" w:cs="Open Sans"/>
          <w:color w:val="23527C"/>
          <w:highlight w:val="yellow"/>
        </w:rPr>
        <w:t>25</w:t>
      </w:r>
      <w:r>
        <w:rPr>
          <w:rFonts w:ascii="Open Sans" w:hAnsi="Open Sans" w:cs="Open Sans"/>
          <w:color w:val="23527C"/>
        </w:rPr>
        <w:t>, 2025</w:t>
      </w:r>
    </w:p>
    <w:p w14:paraId="635B95B3" w14:textId="66B62F03" w:rsidR="00532879" w:rsidRDefault="00532879" w:rsidP="00532879">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Five </w:t>
      </w:r>
      <w:r w:rsidRPr="00532879">
        <w:rPr>
          <w:rFonts w:ascii="Open Sans" w:hAnsi="Open Sans" w:cs="Open Sans"/>
          <w:color w:val="212529"/>
          <w:highlight w:val="yellow"/>
        </w:rPr>
        <w:t>ICI/UMass Boston</w:t>
      </w:r>
      <w:r>
        <w:rPr>
          <w:rFonts w:ascii="Open Sans" w:hAnsi="Open Sans" w:cs="Open Sans"/>
          <w:color w:val="212529"/>
        </w:rPr>
        <w:t xml:space="preserve"> staff have published articles in the latest Impact, Feature Issue on Employment and IDD by the Institute on Community Integration at the University of Minnesota. The Institute on Community Integration…</w:t>
      </w:r>
    </w:p>
    <w:p w14:paraId="3E2AD0E9" w14:textId="77777777" w:rsidR="00532879" w:rsidRDefault="00532879" w:rsidP="00532879">
      <w:pPr>
        <w:pStyle w:val="Heading2"/>
        <w:shd w:val="clear" w:color="auto" w:fill="FFFFFF"/>
        <w:spacing w:before="0"/>
        <w:rPr>
          <w:rFonts w:ascii="Open Sans" w:hAnsi="Open Sans" w:cs="Open Sans"/>
          <w:b w:val="0"/>
          <w:color w:val="212529"/>
        </w:rPr>
      </w:pPr>
      <w:hyperlink r:id="rId18" w:history="1">
        <w:r>
          <w:rPr>
            <w:rStyle w:val="Hyperlink"/>
            <w:rFonts w:ascii="Open Sans" w:hAnsi="Open Sans" w:cs="Open Sans"/>
            <w:b w:val="0"/>
            <w:bCs/>
            <w:color w:val="1178AD"/>
          </w:rPr>
          <w:t>ICI’s Leslie Quarles Featured on an Episode of Mentor Moments</w:t>
        </w:r>
      </w:hyperlink>
    </w:p>
    <w:p w14:paraId="0B9D414E" w14:textId="4799F9D2" w:rsidR="00532879" w:rsidRDefault="00532879" w:rsidP="00532879">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January </w:t>
      </w:r>
      <w:r w:rsidRPr="00532879">
        <w:rPr>
          <w:rFonts w:ascii="Open Sans" w:hAnsi="Open Sans" w:cs="Open Sans"/>
          <w:color w:val="23527C"/>
          <w:highlight w:val="yellow"/>
        </w:rPr>
        <w:t>23</w:t>
      </w:r>
      <w:r>
        <w:rPr>
          <w:rFonts w:ascii="Open Sans" w:hAnsi="Open Sans" w:cs="Open Sans"/>
          <w:color w:val="23527C"/>
        </w:rPr>
        <w:t>, 2025</w:t>
      </w:r>
    </w:p>
    <w:p w14:paraId="2ADF0BD4" w14:textId="0C3932D9" w:rsidR="00532879" w:rsidRDefault="00532879" w:rsidP="00532879">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This spring, the </w:t>
      </w:r>
      <w:r w:rsidRPr="00532879">
        <w:rPr>
          <w:rFonts w:ascii="Open Sans" w:hAnsi="Open Sans" w:cs="Open Sans"/>
          <w:color w:val="212529"/>
          <w:highlight w:val="yellow"/>
        </w:rPr>
        <w:t>ICI’s</w:t>
      </w:r>
      <w:r>
        <w:rPr>
          <w:rFonts w:ascii="Open Sans" w:hAnsi="Open Sans" w:cs="Open Sans"/>
          <w:color w:val="212529"/>
        </w:rPr>
        <w:t xml:space="preserve"> Leslie Quarles from the Missouri Employment First team was featured on an episode of the Mentor Moments podcast, Take a Deeper Dive into Employment First and Initiatives Supporting its…</w:t>
      </w:r>
    </w:p>
    <w:p w14:paraId="7508D175" w14:textId="77777777" w:rsidR="00532879" w:rsidRDefault="00532879" w:rsidP="00532879">
      <w:pPr>
        <w:pStyle w:val="Heading2"/>
        <w:shd w:val="clear" w:color="auto" w:fill="FFFFFF"/>
        <w:spacing w:before="0"/>
        <w:rPr>
          <w:rFonts w:ascii="Open Sans" w:hAnsi="Open Sans" w:cs="Open Sans"/>
          <w:b w:val="0"/>
          <w:color w:val="212529"/>
        </w:rPr>
      </w:pPr>
      <w:hyperlink r:id="rId19" w:history="1">
        <w:r>
          <w:rPr>
            <w:rStyle w:val="Hyperlink"/>
            <w:rFonts w:ascii="Open Sans" w:hAnsi="Open Sans" w:cs="Open Sans"/>
            <w:b w:val="0"/>
            <w:bCs/>
            <w:color w:val="1178AD"/>
          </w:rPr>
          <w:t>ICI Staffers Author Handbook Chapter on Postsecondary Education Opportunities for Students with Disabilities</w:t>
        </w:r>
      </w:hyperlink>
    </w:p>
    <w:p w14:paraId="6E5864C5" w14:textId="22C7A456" w:rsidR="00532879" w:rsidRDefault="00532879" w:rsidP="00532879">
      <w:pPr>
        <w:pStyle w:val="post-listdate"/>
        <w:shd w:val="clear" w:color="auto" w:fill="FFFFFF"/>
        <w:spacing w:before="0" w:beforeAutospacing="0"/>
        <w:rPr>
          <w:rFonts w:ascii="Open Sans" w:hAnsi="Open Sans" w:cs="Open Sans"/>
          <w:color w:val="23527C"/>
        </w:rPr>
      </w:pPr>
      <w:r>
        <w:rPr>
          <w:rFonts w:ascii="Open Sans" w:hAnsi="Open Sans" w:cs="Open Sans"/>
          <w:color w:val="23527C"/>
        </w:rPr>
        <w:t>December 20, 2024</w:t>
      </w:r>
    </w:p>
    <w:p w14:paraId="6E9CD32A" w14:textId="131FC73C" w:rsidR="00532879" w:rsidRPr="009B62E5" w:rsidRDefault="00532879" w:rsidP="009B62E5">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A group of </w:t>
      </w:r>
      <w:r w:rsidRPr="00532879">
        <w:rPr>
          <w:rFonts w:ascii="Open Sans" w:hAnsi="Open Sans" w:cs="Open Sans"/>
          <w:color w:val="212529"/>
          <w:highlight w:val="yellow"/>
        </w:rPr>
        <w:t>ICI</w:t>
      </w:r>
      <w:r>
        <w:rPr>
          <w:rFonts w:ascii="Open Sans" w:hAnsi="Open Sans" w:cs="Open Sans"/>
          <w:color w:val="212529"/>
        </w:rPr>
        <w:t xml:space="preserve"> and Think College researchers recently co-authored a chapter about postsecondary education for the second edition of the Handbook of Research-Based Practices for Educating Students with Intellectual…</w:t>
      </w:r>
    </w:p>
    <w:p w14:paraId="115DF04A" w14:textId="77777777" w:rsidR="00532879" w:rsidRDefault="00532879" w:rsidP="00532879">
      <w:pPr>
        <w:pStyle w:val="Heading2"/>
        <w:shd w:val="clear" w:color="auto" w:fill="FFFFFF"/>
        <w:spacing w:before="0"/>
        <w:rPr>
          <w:rFonts w:ascii="Open Sans" w:hAnsi="Open Sans" w:cs="Open Sans"/>
          <w:b w:val="0"/>
          <w:color w:val="212529"/>
        </w:rPr>
      </w:pPr>
      <w:hyperlink r:id="rId20" w:history="1">
        <w:r>
          <w:rPr>
            <w:rStyle w:val="Hyperlink"/>
            <w:rFonts w:ascii="Open Sans" w:hAnsi="Open Sans" w:cs="Open Sans"/>
            <w:b w:val="0"/>
            <w:bCs/>
            <w:color w:val="1178AD"/>
          </w:rPr>
          <w:t>ICI Research Highlights Importance of Real-Time Support for Employment Consultants</w:t>
        </w:r>
      </w:hyperlink>
    </w:p>
    <w:p w14:paraId="5BD80E4A" w14:textId="1B3E67EB" w:rsidR="00532879" w:rsidRDefault="00532879" w:rsidP="00532879">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December </w:t>
      </w:r>
      <w:r w:rsidRPr="00532879">
        <w:rPr>
          <w:rFonts w:ascii="Open Sans" w:hAnsi="Open Sans" w:cs="Open Sans"/>
          <w:color w:val="23527C"/>
          <w:highlight w:val="yellow"/>
        </w:rPr>
        <w:t>13</w:t>
      </w:r>
      <w:r>
        <w:rPr>
          <w:rFonts w:ascii="Open Sans" w:hAnsi="Open Sans" w:cs="Open Sans"/>
          <w:color w:val="23527C"/>
        </w:rPr>
        <w:t>, 2024</w:t>
      </w:r>
    </w:p>
    <w:p w14:paraId="242CE0BE" w14:textId="477FD8BB" w:rsidR="00532879" w:rsidRPr="008D0438" w:rsidRDefault="00532879">
      <w:pPr>
        <w:pStyle w:val="NormalWeb"/>
        <w:shd w:val="clear" w:color="auto" w:fill="FFFFFF"/>
        <w:spacing w:before="0" w:beforeAutospacing="0"/>
        <w:rPr>
          <w:rFonts w:ascii="Open Sans" w:hAnsi="Open Sans" w:cs="Open Sans"/>
          <w:color w:val="212529"/>
        </w:rPr>
        <w:pPrChange w:id="1" w:author="Katie Ashwill" w:date="2026-08-05T14:03:00Z" w16du:dateUtc="2026-08-05T18:03:00Z">
          <w:pPr>
            <w:shd w:val="clear" w:color="auto" w:fill="FFFFFF"/>
            <w:spacing w:after="100" w:afterAutospacing="1" w:line="240" w:lineRule="auto"/>
          </w:pPr>
        </w:pPrChange>
      </w:pPr>
      <w:r>
        <w:rPr>
          <w:rFonts w:ascii="Open Sans" w:hAnsi="Open Sans" w:cs="Open Sans"/>
          <w:color w:val="212529"/>
        </w:rPr>
        <w:t xml:space="preserve">New research from the </w:t>
      </w:r>
      <w:r w:rsidRPr="00532879">
        <w:rPr>
          <w:rFonts w:ascii="Open Sans" w:hAnsi="Open Sans" w:cs="Open Sans"/>
          <w:color w:val="212529"/>
          <w:highlight w:val="yellow"/>
        </w:rPr>
        <w:t>ICI</w:t>
      </w:r>
      <w:r>
        <w:rPr>
          <w:rFonts w:ascii="Open Sans" w:hAnsi="Open Sans" w:cs="Open Sans"/>
          <w:color w:val="212529"/>
        </w:rPr>
        <w:t xml:space="preserve"> analyzed how data-enabled feedback and micro-lessons embedded in the workflow can be an important part of organizational management and quality improvement for employment consultants. In an…</w:t>
      </w:r>
    </w:p>
    <w:p w14:paraId="148F5BFF" w14:textId="77777777" w:rsidR="008D0438" w:rsidRDefault="008D0438" w:rsidP="008D0438">
      <w:pPr>
        <w:pStyle w:val="Heading2"/>
        <w:shd w:val="clear" w:color="auto" w:fill="FFFFFF"/>
        <w:spacing w:before="0"/>
        <w:rPr>
          <w:rFonts w:ascii="Open Sans" w:hAnsi="Open Sans" w:cs="Open Sans"/>
          <w:b w:val="0"/>
          <w:color w:val="212529"/>
        </w:rPr>
      </w:pPr>
      <w:hyperlink r:id="rId21" w:history="1">
        <w:r>
          <w:rPr>
            <w:rStyle w:val="Hyperlink"/>
            <w:rFonts w:ascii="Open Sans" w:hAnsi="Open Sans" w:cs="Open Sans"/>
            <w:b w:val="0"/>
            <w:bCs/>
            <w:color w:val="1178AD"/>
          </w:rPr>
          <w:t>Dr. John Butterworth to Receive AUCD’s 2024 George S. Jesien Distinguished Achievement Award</w:t>
        </w:r>
      </w:hyperlink>
    </w:p>
    <w:p w14:paraId="5AC90ADF" w14:textId="329BC264" w:rsidR="008D0438" w:rsidRDefault="008D0438" w:rsidP="008D0438">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December </w:t>
      </w:r>
      <w:r w:rsidRPr="008D0438">
        <w:rPr>
          <w:rFonts w:ascii="Open Sans" w:hAnsi="Open Sans" w:cs="Open Sans"/>
          <w:color w:val="23527C"/>
          <w:highlight w:val="yellow"/>
        </w:rPr>
        <w:t>4</w:t>
      </w:r>
      <w:r>
        <w:rPr>
          <w:rFonts w:ascii="Open Sans" w:hAnsi="Open Sans" w:cs="Open Sans"/>
          <w:color w:val="23527C"/>
        </w:rPr>
        <w:t>, 2024</w:t>
      </w:r>
    </w:p>
    <w:p w14:paraId="6DB2E08E" w14:textId="187E8D71" w:rsidR="008D0438" w:rsidRDefault="008D0438" w:rsidP="008D0438">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Dr. John Butterworth, </w:t>
      </w:r>
      <w:r w:rsidRPr="008D0438">
        <w:rPr>
          <w:rFonts w:ascii="Open Sans" w:hAnsi="Open Sans" w:cs="Open Sans"/>
          <w:color w:val="212529"/>
          <w:highlight w:val="yellow"/>
        </w:rPr>
        <w:t>ICI’s</w:t>
      </w:r>
      <w:r>
        <w:rPr>
          <w:rFonts w:ascii="Open Sans" w:hAnsi="Open Sans" w:cs="Open Sans"/>
          <w:color w:val="212529"/>
        </w:rPr>
        <w:t xml:space="preserve"> recently retired </w:t>
      </w:r>
      <w:r w:rsidRPr="008D0438">
        <w:rPr>
          <w:rFonts w:ascii="Open Sans" w:hAnsi="Open Sans" w:cs="Open Sans"/>
          <w:color w:val="212529"/>
          <w:highlight w:val="yellow"/>
        </w:rPr>
        <w:t>senior research fellow and director of employment systems change and evaluation</w:t>
      </w:r>
      <w:r>
        <w:rPr>
          <w:rFonts w:ascii="Open Sans" w:hAnsi="Open Sans" w:cs="Open Sans"/>
          <w:color w:val="212529"/>
        </w:rPr>
        <w:t>, has received the prestigious George S. Jesien Distinguished Achievement Award from the…</w:t>
      </w:r>
    </w:p>
    <w:p w14:paraId="7D39FED8" w14:textId="0F8BE86A" w:rsidR="00C22377" w:rsidRPr="008E4BC3" w:rsidRDefault="008D0438" w:rsidP="008D0438">
      <w:pPr>
        <w:pStyle w:val="Heading2"/>
        <w:rPr>
          <w:rFonts w:eastAsia="Times New Roman"/>
        </w:rPr>
      </w:pPr>
      <w:r>
        <w:rPr>
          <w:rFonts w:eastAsia="Times New Roman"/>
        </w:rPr>
        <w:t>Page 4</w:t>
      </w:r>
    </w:p>
    <w:p w14:paraId="3828F7E9" w14:textId="3C8768A1" w:rsidR="008D0438" w:rsidRDefault="008D0438" w:rsidP="008D0438">
      <w:pPr>
        <w:pStyle w:val="Heading2"/>
        <w:shd w:val="clear" w:color="auto" w:fill="FFFFFF"/>
        <w:spacing w:before="0"/>
        <w:rPr>
          <w:rFonts w:ascii="Open Sans" w:hAnsi="Open Sans" w:cs="Open Sans"/>
          <w:b w:val="0"/>
          <w:color w:val="212529"/>
        </w:rPr>
      </w:pPr>
      <w:hyperlink r:id="rId22" w:history="1">
        <w:r>
          <w:rPr>
            <w:rStyle w:val="Hyperlink"/>
            <w:rFonts w:ascii="Open Sans" w:hAnsi="Open Sans" w:cs="Open Sans"/>
            <w:b w:val="0"/>
            <w:bCs/>
            <w:color w:val="1178AD"/>
          </w:rPr>
          <w:t xml:space="preserve">The </w:t>
        </w:r>
        <w:r w:rsidR="00794CAE" w:rsidRPr="00794CAE">
          <w:rPr>
            <w:rStyle w:val="Hyperlink"/>
            <w:rFonts w:ascii="Open Sans" w:hAnsi="Open Sans" w:cs="Open Sans"/>
            <w:b w:val="0"/>
            <w:bCs/>
            <w:color w:val="1178AD"/>
            <w:highlight w:val="yellow"/>
          </w:rPr>
          <w:t>ICI</w:t>
        </w:r>
        <w:r>
          <w:rPr>
            <w:rStyle w:val="Hyperlink"/>
            <w:rFonts w:ascii="Open Sans" w:hAnsi="Open Sans" w:cs="Open Sans"/>
            <w:b w:val="0"/>
            <w:bCs/>
            <w:color w:val="1178AD"/>
          </w:rPr>
          <w:t xml:space="preserve"> Mourns the Loss of One of </w:t>
        </w:r>
        <w:r w:rsidR="00794CAE" w:rsidRPr="00794CAE">
          <w:rPr>
            <w:rStyle w:val="Hyperlink"/>
            <w:rFonts w:ascii="Open Sans" w:hAnsi="Open Sans" w:cs="Open Sans"/>
            <w:b w:val="0"/>
            <w:bCs/>
            <w:color w:val="1178AD"/>
            <w:highlight w:val="yellow"/>
          </w:rPr>
          <w:t>its</w:t>
        </w:r>
        <w:r>
          <w:rPr>
            <w:rStyle w:val="Hyperlink"/>
            <w:rFonts w:ascii="Open Sans" w:hAnsi="Open Sans" w:cs="Open Sans"/>
            <w:b w:val="0"/>
            <w:bCs/>
            <w:color w:val="1178AD"/>
          </w:rPr>
          <w:t xml:space="preserve"> Distinguished Founders, Dr. Ludwik Stefan Szymanski</w:t>
        </w:r>
      </w:hyperlink>
    </w:p>
    <w:p w14:paraId="16BB899A" w14:textId="16D42027" w:rsidR="008D0438" w:rsidRDefault="008D0438" w:rsidP="008D0438">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November </w:t>
      </w:r>
      <w:r w:rsidRPr="00794CAE">
        <w:rPr>
          <w:rFonts w:ascii="Open Sans" w:hAnsi="Open Sans" w:cs="Open Sans"/>
          <w:color w:val="23527C"/>
          <w:highlight w:val="yellow"/>
        </w:rPr>
        <w:t>25</w:t>
      </w:r>
      <w:r>
        <w:rPr>
          <w:rFonts w:ascii="Open Sans" w:hAnsi="Open Sans" w:cs="Open Sans"/>
          <w:color w:val="23527C"/>
        </w:rPr>
        <w:t>, 2024</w:t>
      </w:r>
    </w:p>
    <w:p w14:paraId="6C03D9BF" w14:textId="7D4BA33F" w:rsidR="008D0438" w:rsidRDefault="008D0438" w:rsidP="00794CAE">
      <w:pPr>
        <w:pStyle w:val="NormalWeb"/>
        <w:shd w:val="clear" w:color="auto" w:fill="FFFFFF"/>
        <w:spacing w:before="0" w:beforeAutospacing="0"/>
        <w:rPr>
          <w:rFonts w:ascii="Open Sans" w:hAnsi="Open Sans" w:cs="Open Sans"/>
          <w:color w:val="212529"/>
        </w:rPr>
      </w:pPr>
      <w:r>
        <w:rPr>
          <w:rFonts w:ascii="Open Sans" w:hAnsi="Open Sans" w:cs="Open Sans"/>
          <w:color w:val="212529"/>
        </w:rPr>
        <w:t>With great sorrow, we share with you the news that Psychiatrist Emeritus Dr. Ludwik Stefan Szymanski passed away peacefully in his home at the age of 92 on November 22, 2024. Dr. Szymanski was a cofounder of the Developmental Evaluation Clinic (DEC…</w:t>
      </w:r>
    </w:p>
    <w:p w14:paraId="056F545B" w14:textId="77777777" w:rsidR="00794CAE" w:rsidRDefault="00794CAE" w:rsidP="00794CAE">
      <w:pPr>
        <w:pStyle w:val="Heading2"/>
        <w:shd w:val="clear" w:color="auto" w:fill="FFFFFF"/>
        <w:spacing w:before="0"/>
        <w:rPr>
          <w:rFonts w:ascii="Open Sans" w:hAnsi="Open Sans" w:cs="Open Sans"/>
          <w:b w:val="0"/>
          <w:color w:val="212529"/>
        </w:rPr>
      </w:pPr>
      <w:hyperlink r:id="rId23" w:history="1">
        <w:r>
          <w:rPr>
            <w:rStyle w:val="Hyperlink"/>
            <w:rFonts w:ascii="Open Sans" w:hAnsi="Open Sans" w:cs="Open Sans"/>
            <w:b w:val="0"/>
            <w:bCs/>
            <w:color w:val="1178AD"/>
          </w:rPr>
          <w:t>ICI Partners with the International Disability Alliance and the African Disability Forum on International Fellowship Program</w:t>
        </w:r>
      </w:hyperlink>
    </w:p>
    <w:p w14:paraId="1B03EA46" w14:textId="030D2FF4" w:rsidR="00794CAE" w:rsidRDefault="00794CAE" w:rsidP="00794CAE">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January </w:t>
      </w:r>
      <w:r w:rsidRPr="000D3B63">
        <w:rPr>
          <w:rFonts w:ascii="Open Sans" w:hAnsi="Open Sans" w:cs="Open Sans"/>
          <w:color w:val="23527C"/>
          <w:highlight w:val="yellow"/>
        </w:rPr>
        <w:t>10</w:t>
      </w:r>
      <w:r>
        <w:rPr>
          <w:rFonts w:ascii="Open Sans" w:hAnsi="Open Sans" w:cs="Open Sans"/>
          <w:color w:val="23527C"/>
        </w:rPr>
        <w:t>, 2024</w:t>
      </w:r>
    </w:p>
    <w:p w14:paraId="18F79168" w14:textId="301C7127" w:rsidR="00794CAE" w:rsidRDefault="00794CAE" w:rsidP="000D3B63">
      <w:pPr>
        <w:pStyle w:val="NormalWeb"/>
        <w:shd w:val="clear" w:color="auto" w:fill="FFFFFF"/>
        <w:spacing w:before="0" w:beforeAutospacing="0"/>
        <w:rPr>
          <w:rFonts w:ascii="Open Sans" w:hAnsi="Open Sans" w:cs="Open Sans"/>
          <w:color w:val="212529"/>
        </w:rPr>
      </w:pPr>
      <w:r>
        <w:rPr>
          <w:rFonts w:ascii="Open Sans" w:hAnsi="Open Sans" w:cs="Open Sans"/>
          <w:color w:val="212529"/>
        </w:rPr>
        <w:t>PRESS RELEASE For immediate release: January 10, 2024 BOSTON, MA – The</w:t>
      </w:r>
      <w:r w:rsidR="000D3B63">
        <w:rPr>
          <w:rFonts w:ascii="Open Sans" w:hAnsi="Open Sans" w:cs="Open Sans"/>
          <w:color w:val="212529"/>
        </w:rPr>
        <w:t xml:space="preserve"> </w:t>
      </w:r>
      <w:r w:rsidR="000D3B63" w:rsidRPr="000D3B63">
        <w:rPr>
          <w:rFonts w:ascii="Open Sans" w:hAnsi="Open Sans" w:cs="Open Sans"/>
          <w:color w:val="212529"/>
          <w:highlight w:val="yellow"/>
        </w:rPr>
        <w:t>ICI</w:t>
      </w:r>
      <w:r>
        <w:rPr>
          <w:rFonts w:ascii="Open Sans" w:hAnsi="Open Sans" w:cs="Open Sans"/>
          <w:color w:val="212529"/>
        </w:rPr>
        <w:t xml:space="preserve"> at the University of Massachusetts (UMass) Boston, in collaboration with the International Disability Alliance (IDA) and the African…</w:t>
      </w:r>
    </w:p>
    <w:p w14:paraId="6C91F368" w14:textId="47331499" w:rsidR="00794CAE" w:rsidRDefault="00794CAE" w:rsidP="00794CAE">
      <w:pPr>
        <w:pStyle w:val="Heading2"/>
        <w:shd w:val="clear" w:color="auto" w:fill="FFFFFF"/>
        <w:spacing w:before="0"/>
        <w:rPr>
          <w:rFonts w:ascii="Open Sans" w:hAnsi="Open Sans" w:cs="Open Sans"/>
          <w:b w:val="0"/>
          <w:color w:val="212529"/>
        </w:rPr>
      </w:pPr>
      <w:hyperlink r:id="rId24" w:history="1">
        <w:r>
          <w:rPr>
            <w:rStyle w:val="Hyperlink"/>
            <w:rFonts w:ascii="Open Sans" w:hAnsi="Open Sans" w:cs="Open Sans"/>
            <w:b w:val="0"/>
            <w:bCs/>
            <w:color w:val="1178AD"/>
          </w:rPr>
          <w:t xml:space="preserve">The </w:t>
        </w:r>
        <w:r w:rsidR="000D3B63" w:rsidRPr="000D3B63">
          <w:rPr>
            <w:rStyle w:val="Hyperlink"/>
            <w:rFonts w:ascii="Open Sans" w:hAnsi="Open Sans" w:cs="Open Sans"/>
            <w:b w:val="0"/>
            <w:bCs/>
            <w:color w:val="1178AD"/>
            <w:highlight w:val="yellow"/>
          </w:rPr>
          <w:t>ICI</w:t>
        </w:r>
        <w:r w:rsidR="000D3B63">
          <w:rPr>
            <w:rStyle w:val="Hyperlink"/>
            <w:rFonts w:ascii="Open Sans" w:hAnsi="Open Sans" w:cs="Open Sans"/>
            <w:b w:val="0"/>
            <w:bCs/>
            <w:color w:val="1178AD"/>
          </w:rPr>
          <w:t xml:space="preserve"> </w:t>
        </w:r>
        <w:r>
          <w:rPr>
            <w:rStyle w:val="Hyperlink"/>
            <w:rFonts w:ascii="Open Sans" w:hAnsi="Open Sans" w:cs="Open Sans"/>
            <w:b w:val="0"/>
            <w:bCs/>
            <w:color w:val="1178AD"/>
          </w:rPr>
          <w:t>Mourns the Loss of Valued Staff Member Debra Hart</w:t>
        </w:r>
      </w:hyperlink>
    </w:p>
    <w:p w14:paraId="3633D890" w14:textId="42CFD760" w:rsidR="00794CAE" w:rsidRDefault="00794CAE" w:rsidP="00794CAE">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December </w:t>
      </w:r>
      <w:r w:rsidRPr="000D3B63">
        <w:rPr>
          <w:rFonts w:ascii="Open Sans" w:hAnsi="Open Sans" w:cs="Open Sans"/>
          <w:color w:val="23527C"/>
          <w:highlight w:val="yellow"/>
        </w:rPr>
        <w:t>14</w:t>
      </w:r>
      <w:r>
        <w:rPr>
          <w:rFonts w:ascii="Open Sans" w:hAnsi="Open Sans" w:cs="Open Sans"/>
          <w:color w:val="23527C"/>
        </w:rPr>
        <w:t>, 2023</w:t>
      </w:r>
    </w:p>
    <w:p w14:paraId="7E07E8D8" w14:textId="681187C8" w:rsidR="00794CAE" w:rsidRDefault="00794CAE" w:rsidP="00794CAE">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With great sadness, we share with you the news that Debra Hart passed away unexpectedly on Tuesday, December 12. Throughout her career, Debra was passionate about </w:t>
      </w:r>
      <w:r w:rsidR="000D3B63" w:rsidRPr="000D3B63">
        <w:rPr>
          <w:rFonts w:ascii="Open Sans" w:hAnsi="Open Sans" w:cs="Open Sans"/>
          <w:color w:val="212529"/>
          <w:highlight w:val="yellow"/>
        </w:rPr>
        <w:t>promoting opportunities for</w:t>
      </w:r>
      <w:r w:rsidR="000D3B63">
        <w:rPr>
          <w:rFonts w:ascii="Open Sans" w:hAnsi="Open Sans" w:cs="Open Sans"/>
          <w:color w:val="212529"/>
        </w:rPr>
        <w:t xml:space="preserve"> </w:t>
      </w:r>
      <w:r>
        <w:rPr>
          <w:rFonts w:ascii="Open Sans" w:hAnsi="Open Sans" w:cs="Open Sans"/>
          <w:color w:val="212529"/>
        </w:rPr>
        <w:t>people with disabilities in their community. She led the…</w:t>
      </w:r>
    </w:p>
    <w:p w14:paraId="243AB63B" w14:textId="77777777" w:rsidR="000D3B63" w:rsidRDefault="000D3B63" w:rsidP="000D3B63">
      <w:pPr>
        <w:pStyle w:val="Heading2"/>
        <w:shd w:val="clear" w:color="auto" w:fill="FFFFFF"/>
        <w:spacing w:before="0"/>
        <w:rPr>
          <w:rFonts w:ascii="Open Sans" w:hAnsi="Open Sans" w:cs="Open Sans"/>
          <w:b w:val="0"/>
          <w:color w:val="212529"/>
        </w:rPr>
      </w:pPr>
      <w:hyperlink r:id="rId25" w:history="1">
        <w:r>
          <w:rPr>
            <w:rStyle w:val="Hyperlink"/>
            <w:rFonts w:ascii="Open Sans" w:hAnsi="Open Sans" w:cs="Open Sans"/>
            <w:b w:val="0"/>
            <w:bCs/>
            <w:color w:val="1178AD"/>
          </w:rPr>
          <w:t>Congratulations to Sheila Fesko, ICI Senior Research Fellow and SGISD Associate Dean and Director!</w:t>
        </w:r>
      </w:hyperlink>
    </w:p>
    <w:p w14:paraId="7B6DA921" w14:textId="53233EF9" w:rsidR="000D3B63" w:rsidRDefault="000D3B63" w:rsidP="000D3B63">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August </w:t>
      </w:r>
      <w:r w:rsidRPr="000D3B63">
        <w:rPr>
          <w:rFonts w:ascii="Open Sans" w:hAnsi="Open Sans" w:cs="Open Sans"/>
          <w:color w:val="23527C"/>
          <w:highlight w:val="yellow"/>
        </w:rPr>
        <w:t>23,</w:t>
      </w:r>
      <w:r>
        <w:rPr>
          <w:rFonts w:ascii="Open Sans" w:hAnsi="Open Sans" w:cs="Open Sans"/>
          <w:color w:val="23527C"/>
        </w:rPr>
        <w:t xml:space="preserve"> 2023</w:t>
      </w:r>
    </w:p>
    <w:p w14:paraId="38FE63EE" w14:textId="3093C6EE" w:rsidR="000D3B63" w:rsidRDefault="000D3B63" w:rsidP="000D3B63">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Congratulations to Sheila Fesko! Dr. Fesko has served in many roles at the </w:t>
      </w:r>
      <w:r w:rsidRPr="000D3B63">
        <w:rPr>
          <w:rFonts w:ascii="Open Sans" w:hAnsi="Open Sans" w:cs="Open Sans"/>
          <w:color w:val="212529"/>
          <w:highlight w:val="yellow"/>
        </w:rPr>
        <w:t>ICI</w:t>
      </w:r>
      <w:r>
        <w:rPr>
          <w:rFonts w:ascii="Open Sans" w:hAnsi="Open Sans" w:cs="Open Sans"/>
          <w:color w:val="212529"/>
        </w:rPr>
        <w:t xml:space="preserve"> and most recently, as Associate Dean and Director of </w:t>
      </w:r>
      <w:r w:rsidRPr="000D3B63">
        <w:rPr>
          <w:rFonts w:ascii="Open Sans" w:hAnsi="Open Sans" w:cs="Open Sans"/>
          <w:color w:val="212529"/>
          <w:highlight w:val="yellow"/>
        </w:rPr>
        <w:t>SGISD</w:t>
      </w:r>
      <w:r>
        <w:rPr>
          <w:rFonts w:ascii="Open Sans" w:hAnsi="Open Sans" w:cs="Open Sans"/>
          <w:color w:val="212529"/>
        </w:rPr>
        <w:t>. This June, Sheila…</w:t>
      </w:r>
    </w:p>
    <w:p w14:paraId="74F1C47A" w14:textId="147302D3" w:rsidR="004833F9" w:rsidRDefault="000D3B63" w:rsidP="000D3B63">
      <w:pPr>
        <w:pStyle w:val="Heading2"/>
      </w:pPr>
      <w:r>
        <w:t>Page 5</w:t>
      </w:r>
    </w:p>
    <w:p w14:paraId="581C277A" w14:textId="77777777" w:rsidR="009B62E5" w:rsidRDefault="009B62E5" w:rsidP="009B62E5">
      <w:pPr>
        <w:pStyle w:val="Heading2"/>
        <w:shd w:val="clear" w:color="auto" w:fill="FFFFFF"/>
        <w:spacing w:before="0"/>
        <w:rPr>
          <w:rFonts w:ascii="Open Sans" w:hAnsi="Open Sans" w:cs="Open Sans"/>
          <w:b w:val="0"/>
          <w:color w:val="212529"/>
        </w:rPr>
      </w:pPr>
      <w:hyperlink r:id="rId26" w:history="1">
        <w:r>
          <w:rPr>
            <w:rStyle w:val="Hyperlink"/>
            <w:rFonts w:ascii="Open Sans" w:hAnsi="Open Sans" w:cs="Open Sans"/>
            <w:b w:val="0"/>
            <w:bCs/>
            <w:color w:val="1178AD"/>
          </w:rPr>
          <w:t>My Journey in Alaska: Its Beauty and Natural, Breathtaking Landscapes</w:t>
        </w:r>
      </w:hyperlink>
    </w:p>
    <w:p w14:paraId="4B236B0F" w14:textId="3155E664" w:rsidR="009B62E5" w:rsidRDefault="009B62E5" w:rsidP="009B62E5">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June </w:t>
      </w:r>
      <w:r w:rsidRPr="009B62E5">
        <w:rPr>
          <w:rFonts w:ascii="Open Sans" w:hAnsi="Open Sans" w:cs="Open Sans"/>
          <w:color w:val="23527C"/>
          <w:highlight w:val="yellow"/>
        </w:rPr>
        <w:t>29</w:t>
      </w:r>
      <w:r>
        <w:rPr>
          <w:rFonts w:ascii="Open Sans" w:hAnsi="Open Sans" w:cs="Open Sans"/>
          <w:color w:val="23527C"/>
        </w:rPr>
        <w:t>, 2023</w:t>
      </w:r>
    </w:p>
    <w:p w14:paraId="28CEF2F8" w14:textId="77777777" w:rsidR="009B62E5" w:rsidRDefault="009B62E5" w:rsidP="009B62E5">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Clara S. Muchunguzi is a 2023 Fellow in the Professional Fellows Program on </w:t>
      </w:r>
      <w:r w:rsidRPr="009B62E5">
        <w:rPr>
          <w:rFonts w:ascii="Open Sans" w:hAnsi="Open Sans" w:cs="Open Sans"/>
          <w:strike/>
          <w:color w:val="212529"/>
          <w:highlight w:val="yellow"/>
        </w:rPr>
        <w:t>Inclusive</w:t>
      </w:r>
      <w:r>
        <w:rPr>
          <w:rFonts w:ascii="Open Sans" w:hAnsi="Open Sans" w:cs="Open Sans"/>
          <w:color w:val="212529"/>
        </w:rPr>
        <w:t xml:space="preserve"> Civic Engagement. This program is sponsored by the U.S. Department of State’s Bureau of </w:t>
      </w:r>
      <w:commentRangeStart w:id="2"/>
      <w:r>
        <w:rPr>
          <w:rFonts w:ascii="Open Sans" w:hAnsi="Open Sans" w:cs="Open Sans"/>
          <w:color w:val="212529"/>
        </w:rPr>
        <w:t xml:space="preserve">Educational and Cultural Affairs </w:t>
      </w:r>
      <w:commentRangeEnd w:id="2"/>
      <w:r>
        <w:rPr>
          <w:rStyle w:val="CommentReference"/>
          <w:rFonts w:ascii="Open Sans" w:hAnsi="Open Sans" w:cs="Open Sans"/>
          <w:color w:val="212529"/>
          <w:sz w:val="24"/>
          <w:szCs w:val="24"/>
        </w:rPr>
        <w:commentReference w:id="2"/>
      </w:r>
      <w:r>
        <w:rPr>
          <w:rFonts w:ascii="Open Sans" w:hAnsi="Open Sans" w:cs="Open Sans"/>
          <w:color w:val="212529"/>
        </w:rPr>
        <w:t>and is administered by the Institute for</w:t>
      </w:r>
    </w:p>
    <w:p w14:paraId="270DDF29" w14:textId="77777777" w:rsidR="009B62E5" w:rsidRDefault="009B62E5" w:rsidP="009B62E5">
      <w:pPr>
        <w:pStyle w:val="Heading2"/>
        <w:shd w:val="clear" w:color="auto" w:fill="FFFFFF"/>
        <w:spacing w:before="0"/>
        <w:rPr>
          <w:rFonts w:ascii="Open Sans" w:hAnsi="Open Sans" w:cs="Open Sans"/>
          <w:b w:val="0"/>
          <w:color w:val="212529"/>
        </w:rPr>
      </w:pPr>
      <w:hyperlink r:id="rId31" w:history="1">
        <w:r>
          <w:rPr>
            <w:rStyle w:val="Hyperlink"/>
            <w:rFonts w:ascii="Open Sans" w:hAnsi="Open Sans" w:cs="Open Sans"/>
            <w:b w:val="0"/>
            <w:bCs/>
            <w:color w:val="1178AD"/>
          </w:rPr>
          <w:t>Western Carolina University University Participant Program First Postsecondary Program for Students with Intellectual Disability to be Accredited by New Agency</w:t>
        </w:r>
      </w:hyperlink>
    </w:p>
    <w:p w14:paraId="5A36E6FC" w14:textId="3731A632" w:rsidR="009B62E5" w:rsidRDefault="009B62E5" w:rsidP="009B62E5">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May </w:t>
      </w:r>
      <w:r w:rsidRPr="009B62E5">
        <w:rPr>
          <w:rFonts w:ascii="Open Sans" w:hAnsi="Open Sans" w:cs="Open Sans"/>
          <w:color w:val="23527C"/>
          <w:highlight w:val="yellow"/>
        </w:rPr>
        <w:t>10</w:t>
      </w:r>
      <w:r>
        <w:rPr>
          <w:rFonts w:ascii="Open Sans" w:hAnsi="Open Sans" w:cs="Open Sans"/>
          <w:color w:val="23527C"/>
        </w:rPr>
        <w:t>, 2023</w:t>
      </w:r>
    </w:p>
    <w:p w14:paraId="07482924" w14:textId="7C2A5927" w:rsidR="009B62E5" w:rsidRDefault="009B62E5" w:rsidP="009B62E5">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Press Release: The </w:t>
      </w:r>
      <w:r w:rsidRPr="009B62E5">
        <w:rPr>
          <w:rFonts w:ascii="Open Sans" w:hAnsi="Open Sans" w:cs="Open Sans"/>
          <w:color w:val="212529"/>
          <w:highlight w:val="yellow"/>
        </w:rPr>
        <w:t>ICI’s</w:t>
      </w:r>
      <w:r>
        <w:rPr>
          <w:rFonts w:ascii="Open Sans" w:hAnsi="Open Sans" w:cs="Open Sans"/>
          <w:color w:val="212529"/>
        </w:rPr>
        <w:t xml:space="preserve"> Think College </w:t>
      </w:r>
      <w:r w:rsidRPr="009B62E5">
        <w:rPr>
          <w:rFonts w:ascii="Open Sans" w:hAnsi="Open Sans" w:cs="Open Sans"/>
          <w:strike/>
          <w:color w:val="212529"/>
          <w:highlight w:val="yellow"/>
        </w:rPr>
        <w:t>Inclusive</w:t>
      </w:r>
      <w:r>
        <w:rPr>
          <w:rFonts w:ascii="Open Sans" w:hAnsi="Open Sans" w:cs="Open Sans"/>
          <w:color w:val="212529"/>
        </w:rPr>
        <w:t xml:space="preserve"> Higher Education Accreditation Council (IHEAC), a new accrediting agency for postsecondary programs for students with intellectual disability (ID), announced today that the Western Carolina University (WCU) University Participant (UP) Program is now fully accredited for the next seven years. The WCU UP program is the first program to be accredited by the council.</w:t>
      </w:r>
    </w:p>
    <w:p w14:paraId="1300530C" w14:textId="77777777" w:rsidR="009B62E5" w:rsidRDefault="009B62E5" w:rsidP="009B62E5">
      <w:pPr>
        <w:pStyle w:val="Heading2"/>
        <w:shd w:val="clear" w:color="auto" w:fill="FFFFFF"/>
        <w:spacing w:before="0"/>
        <w:rPr>
          <w:rFonts w:ascii="Open Sans" w:hAnsi="Open Sans" w:cs="Open Sans"/>
          <w:b w:val="0"/>
          <w:color w:val="212529"/>
        </w:rPr>
      </w:pPr>
      <w:hyperlink r:id="rId32" w:history="1">
        <w:r>
          <w:rPr>
            <w:rStyle w:val="Hyperlink"/>
            <w:rFonts w:ascii="Open Sans" w:hAnsi="Open Sans" w:cs="Open Sans"/>
            <w:b w:val="0"/>
            <w:bCs/>
            <w:color w:val="1178AD"/>
          </w:rPr>
          <w:t>Long Time LEND Director David Helm Retires</w:t>
        </w:r>
      </w:hyperlink>
    </w:p>
    <w:p w14:paraId="0E7EBF7D" w14:textId="78BE9D09" w:rsidR="009B62E5" w:rsidRDefault="009B62E5" w:rsidP="009B62E5">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December </w:t>
      </w:r>
      <w:r w:rsidRPr="009B62E5">
        <w:rPr>
          <w:rFonts w:ascii="Open Sans" w:hAnsi="Open Sans" w:cs="Open Sans"/>
          <w:color w:val="23527C"/>
          <w:highlight w:val="yellow"/>
        </w:rPr>
        <w:t>18</w:t>
      </w:r>
      <w:r>
        <w:rPr>
          <w:rFonts w:ascii="Open Sans" w:hAnsi="Open Sans" w:cs="Open Sans"/>
          <w:color w:val="23527C"/>
        </w:rPr>
        <w:t>, 2022</w:t>
      </w:r>
    </w:p>
    <w:p w14:paraId="2F84E6DE" w14:textId="71A44E64" w:rsidR="009B62E5" w:rsidRDefault="009B62E5" w:rsidP="009B62E5">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Congratulations to David Helm! David has served as the Director of Leadership Education in Neurodevelopmental and related Disabilities (LEND) Program at the </w:t>
      </w:r>
      <w:r w:rsidRPr="009B62E5">
        <w:rPr>
          <w:rFonts w:ascii="Open Sans" w:hAnsi="Open Sans" w:cs="Open Sans"/>
          <w:color w:val="212529"/>
          <w:highlight w:val="yellow"/>
        </w:rPr>
        <w:t>ICI</w:t>
      </w:r>
      <w:r>
        <w:rPr>
          <w:rFonts w:ascii="Open Sans" w:hAnsi="Open Sans" w:cs="Open Sans"/>
          <w:color w:val="212529"/>
        </w:rPr>
        <w:t xml:space="preserve"> at Boston Children’s Hospital and the University of…</w:t>
      </w:r>
    </w:p>
    <w:p w14:paraId="29EF7B6E" w14:textId="77777777" w:rsidR="009B62E5" w:rsidRDefault="009B62E5" w:rsidP="009B62E5">
      <w:pPr>
        <w:pStyle w:val="Heading2"/>
        <w:shd w:val="clear" w:color="auto" w:fill="FFFFFF"/>
        <w:spacing w:before="0"/>
        <w:rPr>
          <w:rFonts w:ascii="Open Sans" w:hAnsi="Open Sans" w:cs="Open Sans"/>
          <w:b w:val="0"/>
          <w:color w:val="212529"/>
        </w:rPr>
      </w:pPr>
      <w:hyperlink r:id="rId33" w:history="1">
        <w:r>
          <w:rPr>
            <w:rStyle w:val="Hyperlink"/>
            <w:rFonts w:ascii="Open Sans" w:hAnsi="Open Sans" w:cs="Open Sans"/>
            <w:b w:val="0"/>
            <w:bCs/>
            <w:color w:val="1178AD"/>
          </w:rPr>
          <w:t>There’s Still Hope: My Experience with the Professional Fellows Program on Inclusive Civic Engagement</w:t>
        </w:r>
      </w:hyperlink>
    </w:p>
    <w:p w14:paraId="635EF669" w14:textId="3E39874B" w:rsidR="009B62E5" w:rsidRDefault="009B62E5" w:rsidP="009B62E5">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November </w:t>
      </w:r>
      <w:r w:rsidRPr="00084516">
        <w:rPr>
          <w:rFonts w:ascii="Open Sans" w:hAnsi="Open Sans" w:cs="Open Sans"/>
          <w:color w:val="23527C"/>
          <w:highlight w:val="yellow"/>
        </w:rPr>
        <w:t>3</w:t>
      </w:r>
      <w:r>
        <w:rPr>
          <w:rFonts w:ascii="Open Sans" w:hAnsi="Open Sans" w:cs="Open Sans"/>
          <w:color w:val="23527C"/>
        </w:rPr>
        <w:t>, 2022</w:t>
      </w:r>
    </w:p>
    <w:p w14:paraId="3B542E37" w14:textId="27C85D5E" w:rsidR="009B62E5" w:rsidRDefault="009B62E5" w:rsidP="00084516">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Harunah Damba is a 2022 Fellow in the Professional Fellows Program on </w:t>
      </w:r>
      <w:r w:rsidRPr="00084516">
        <w:rPr>
          <w:rFonts w:ascii="Open Sans" w:hAnsi="Open Sans" w:cs="Open Sans"/>
          <w:strike/>
          <w:color w:val="212529"/>
          <w:highlight w:val="yellow"/>
        </w:rPr>
        <w:t>Inclusive</w:t>
      </w:r>
      <w:r>
        <w:rPr>
          <w:rFonts w:ascii="Open Sans" w:hAnsi="Open Sans" w:cs="Open Sans"/>
          <w:color w:val="212529"/>
        </w:rPr>
        <w:t xml:space="preserve"> Civic Engagement. This program is sponsored by the U.S Department of State’s Bureau of </w:t>
      </w:r>
      <w:r w:rsidR="00084516" w:rsidRPr="00084516">
        <w:rPr>
          <w:rFonts w:ascii="Open Sans" w:hAnsi="Open Sans" w:cs="Open Sans"/>
          <w:color w:val="212529"/>
          <w:highlight w:val="yellow"/>
        </w:rPr>
        <w:t>ECA</w:t>
      </w:r>
      <w:r>
        <w:rPr>
          <w:rFonts w:ascii="Open Sans" w:hAnsi="Open Sans" w:cs="Open Sans"/>
          <w:color w:val="212529"/>
        </w:rPr>
        <w:t xml:space="preserve">, and is administered by </w:t>
      </w:r>
      <w:r w:rsidR="00084516">
        <w:rPr>
          <w:rFonts w:ascii="Open Sans" w:hAnsi="Open Sans" w:cs="Open Sans"/>
          <w:color w:val="212529"/>
        </w:rPr>
        <w:t xml:space="preserve">the </w:t>
      </w:r>
      <w:r w:rsidR="00084516" w:rsidRPr="00084516">
        <w:rPr>
          <w:rFonts w:ascii="Open Sans" w:hAnsi="Open Sans" w:cs="Open Sans"/>
          <w:color w:val="212529"/>
          <w:highlight w:val="yellow"/>
        </w:rPr>
        <w:t>ICI…</w:t>
      </w:r>
    </w:p>
    <w:p w14:paraId="277DC4C1" w14:textId="77777777" w:rsidR="009B62E5" w:rsidRDefault="009B62E5" w:rsidP="009B62E5">
      <w:pPr>
        <w:pStyle w:val="Heading2"/>
        <w:shd w:val="clear" w:color="auto" w:fill="FFFFFF"/>
        <w:spacing w:before="0"/>
        <w:rPr>
          <w:rFonts w:ascii="Open Sans" w:hAnsi="Open Sans" w:cs="Open Sans"/>
          <w:b w:val="0"/>
          <w:color w:val="212529"/>
        </w:rPr>
      </w:pPr>
      <w:hyperlink r:id="rId34" w:history="1">
        <w:r>
          <w:rPr>
            <w:rStyle w:val="Hyperlink"/>
            <w:rFonts w:ascii="Open Sans" w:hAnsi="Open Sans" w:cs="Open Sans"/>
            <w:b w:val="0"/>
            <w:bCs/>
            <w:color w:val="1178AD"/>
          </w:rPr>
          <w:t>October is Disability Employment Month!</w:t>
        </w:r>
      </w:hyperlink>
    </w:p>
    <w:p w14:paraId="1EF1F29D" w14:textId="680F97BF" w:rsidR="009B62E5" w:rsidRDefault="009B62E5" w:rsidP="009B62E5">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October </w:t>
      </w:r>
      <w:r w:rsidRPr="00084516">
        <w:rPr>
          <w:rFonts w:ascii="Open Sans" w:hAnsi="Open Sans" w:cs="Open Sans"/>
          <w:color w:val="23527C"/>
          <w:highlight w:val="yellow"/>
        </w:rPr>
        <w:t>30</w:t>
      </w:r>
      <w:r>
        <w:rPr>
          <w:rFonts w:ascii="Open Sans" w:hAnsi="Open Sans" w:cs="Open Sans"/>
          <w:color w:val="23527C"/>
        </w:rPr>
        <w:t>, 2022</w:t>
      </w:r>
    </w:p>
    <w:p w14:paraId="42F523FD" w14:textId="363BC4D9" w:rsidR="009B62E5" w:rsidRDefault="009B62E5" w:rsidP="009B62E5">
      <w:pPr>
        <w:pStyle w:val="NormalWeb"/>
        <w:shd w:val="clear" w:color="auto" w:fill="FFFFFF"/>
        <w:spacing w:before="0" w:beforeAutospacing="0"/>
        <w:rPr>
          <w:rFonts w:ascii="Open Sans" w:hAnsi="Open Sans" w:cs="Open Sans"/>
          <w:color w:val="212529"/>
        </w:rPr>
      </w:pPr>
      <w:r>
        <w:rPr>
          <w:rFonts w:ascii="Open Sans" w:hAnsi="Open Sans" w:cs="Open Sans"/>
          <w:color w:val="212529"/>
        </w:rPr>
        <w:t>Employment is more than just work. For many people with and without disabilities, employment is about dignity, respect,</w:t>
      </w:r>
      <w:r w:rsidR="00084516">
        <w:rPr>
          <w:rFonts w:ascii="Open Sans" w:hAnsi="Open Sans" w:cs="Open Sans"/>
          <w:color w:val="212529"/>
        </w:rPr>
        <w:t xml:space="preserve"> </w:t>
      </w:r>
      <w:r w:rsidR="00084516" w:rsidRPr="00084516">
        <w:rPr>
          <w:rFonts w:ascii="Open Sans" w:hAnsi="Open Sans" w:cs="Open Sans"/>
          <w:color w:val="212529"/>
          <w:highlight w:val="yellow"/>
        </w:rPr>
        <w:t>and</w:t>
      </w:r>
      <w:r>
        <w:rPr>
          <w:rFonts w:ascii="Open Sans" w:hAnsi="Open Sans" w:cs="Open Sans"/>
          <w:color w:val="212529"/>
        </w:rPr>
        <w:t xml:space="preserve"> independence </w:t>
      </w:r>
      <w:r w:rsidRPr="00084516">
        <w:rPr>
          <w:rFonts w:ascii="Open Sans" w:hAnsi="Open Sans" w:cs="Open Sans"/>
          <w:strike/>
          <w:color w:val="212529"/>
          <w:highlight w:val="yellow"/>
        </w:rPr>
        <w:t>and inclusion</w:t>
      </w:r>
      <w:r>
        <w:rPr>
          <w:rFonts w:ascii="Open Sans" w:hAnsi="Open Sans" w:cs="Open Sans"/>
          <w:color w:val="212529"/>
        </w:rPr>
        <w:t>. The ICI</w:t>
      </w:r>
      <w:r w:rsidR="00084516">
        <w:rPr>
          <w:rFonts w:ascii="Open Sans" w:hAnsi="Open Sans" w:cs="Open Sans"/>
          <w:color w:val="212529"/>
        </w:rPr>
        <w:t xml:space="preserve"> </w:t>
      </w:r>
      <w:r w:rsidR="00084516" w:rsidRPr="00084516">
        <w:rPr>
          <w:rFonts w:ascii="Open Sans" w:hAnsi="Open Sans" w:cs="Open Sans"/>
          <w:color w:val="212529"/>
          <w:highlight w:val="yellow"/>
        </w:rPr>
        <w:t>promotes</w:t>
      </w:r>
      <w:r w:rsidRPr="00084516">
        <w:rPr>
          <w:rFonts w:ascii="Open Sans" w:hAnsi="Open Sans" w:cs="Open Sans"/>
          <w:color w:val="212529"/>
          <w:highlight w:val="yellow"/>
        </w:rPr>
        <w:t xml:space="preserve"> </w:t>
      </w:r>
      <w:r w:rsidR="00084516" w:rsidRPr="00084516">
        <w:rPr>
          <w:rFonts w:ascii="Open Sans" w:hAnsi="Open Sans" w:cs="Open Sans"/>
          <w:color w:val="212529"/>
          <w:highlight w:val="yellow"/>
        </w:rPr>
        <w:t>opportunities</w:t>
      </w:r>
      <w:r w:rsidRPr="00084516">
        <w:rPr>
          <w:rFonts w:ascii="Open Sans" w:hAnsi="Open Sans" w:cs="Open Sans"/>
          <w:color w:val="212529"/>
          <w:highlight w:val="yellow"/>
        </w:rPr>
        <w:t xml:space="preserve"> </w:t>
      </w:r>
      <w:r w:rsidR="00084516" w:rsidRPr="00084516">
        <w:rPr>
          <w:rFonts w:ascii="Open Sans" w:hAnsi="Open Sans" w:cs="Open Sans"/>
          <w:color w:val="212529"/>
          <w:highlight w:val="yellow"/>
        </w:rPr>
        <w:t>for</w:t>
      </w:r>
      <w:r>
        <w:rPr>
          <w:rFonts w:ascii="Open Sans" w:hAnsi="Open Sans" w:cs="Open Sans"/>
          <w:color w:val="212529"/>
        </w:rPr>
        <w:t xml:space="preserve"> people with disabilities into the mainstream workforce…</w:t>
      </w:r>
    </w:p>
    <w:p w14:paraId="1BA9EF25" w14:textId="2B935F0F" w:rsidR="00084516" w:rsidRDefault="00084516" w:rsidP="00084516">
      <w:pPr>
        <w:pStyle w:val="Heading2"/>
      </w:pPr>
      <w:r>
        <w:t>Page 6</w:t>
      </w:r>
    </w:p>
    <w:p w14:paraId="5425C926" w14:textId="77777777" w:rsidR="00084516" w:rsidRDefault="00084516" w:rsidP="00084516">
      <w:pPr>
        <w:pStyle w:val="Heading2"/>
        <w:shd w:val="clear" w:color="auto" w:fill="FFFFFF"/>
        <w:spacing w:before="0"/>
        <w:rPr>
          <w:rFonts w:ascii="Open Sans" w:hAnsi="Open Sans" w:cs="Open Sans"/>
          <w:b w:val="0"/>
          <w:color w:val="212529"/>
        </w:rPr>
      </w:pPr>
      <w:hyperlink r:id="rId35" w:history="1">
        <w:r>
          <w:rPr>
            <w:rStyle w:val="Hyperlink"/>
            <w:rFonts w:ascii="Open Sans" w:hAnsi="Open Sans" w:cs="Open Sans"/>
            <w:b w:val="0"/>
            <w:bCs/>
            <w:color w:val="1178AD"/>
          </w:rPr>
          <w:t>ICI’s Jean Winsor’s Receives a New Grant to Explore Barriers to Integrated Employment</w:t>
        </w:r>
      </w:hyperlink>
    </w:p>
    <w:p w14:paraId="48A2936A" w14:textId="517476EA" w:rsidR="00084516" w:rsidRDefault="00084516" w:rsidP="00084516">
      <w:pPr>
        <w:pStyle w:val="post-listdate"/>
        <w:shd w:val="clear" w:color="auto" w:fill="FFFFFF"/>
        <w:spacing w:before="0" w:beforeAutospacing="0"/>
        <w:rPr>
          <w:rFonts w:ascii="Open Sans" w:hAnsi="Open Sans" w:cs="Open Sans"/>
          <w:color w:val="23527C"/>
        </w:rPr>
      </w:pPr>
      <w:r>
        <w:rPr>
          <w:rFonts w:ascii="Open Sans" w:hAnsi="Open Sans" w:cs="Open Sans"/>
          <w:color w:val="23527C"/>
        </w:rPr>
        <w:t xml:space="preserve">October </w:t>
      </w:r>
      <w:r w:rsidRPr="00084516">
        <w:rPr>
          <w:rFonts w:ascii="Open Sans" w:hAnsi="Open Sans" w:cs="Open Sans"/>
          <w:color w:val="23527C"/>
          <w:highlight w:val="yellow"/>
        </w:rPr>
        <w:t>5</w:t>
      </w:r>
      <w:r>
        <w:rPr>
          <w:rFonts w:ascii="Open Sans" w:hAnsi="Open Sans" w:cs="Open Sans"/>
          <w:color w:val="23527C"/>
        </w:rPr>
        <w:t>, 2022</w:t>
      </w:r>
    </w:p>
    <w:p w14:paraId="1FFE36D5" w14:textId="369DA18A" w:rsidR="00084516" w:rsidRDefault="00084516" w:rsidP="00084516">
      <w:pPr>
        <w:pStyle w:val="NormalWeb"/>
        <w:shd w:val="clear" w:color="auto" w:fill="FFFFFF"/>
        <w:spacing w:before="0" w:beforeAutospacing="0"/>
        <w:rPr>
          <w:rFonts w:ascii="Open Sans" w:hAnsi="Open Sans" w:cs="Open Sans"/>
          <w:color w:val="212529"/>
        </w:rPr>
      </w:pPr>
      <w:r>
        <w:rPr>
          <w:rFonts w:ascii="Open Sans" w:hAnsi="Open Sans" w:cs="Open Sans"/>
          <w:color w:val="212529"/>
        </w:rPr>
        <w:t xml:space="preserve">Congratulations to Dr. Jean Winsor, senior research associate at the </w:t>
      </w:r>
      <w:r w:rsidRPr="00084516">
        <w:rPr>
          <w:rFonts w:ascii="Open Sans" w:hAnsi="Open Sans" w:cs="Open Sans"/>
          <w:color w:val="212529"/>
          <w:highlight w:val="yellow"/>
        </w:rPr>
        <w:t>ICI</w:t>
      </w:r>
      <w:r>
        <w:rPr>
          <w:rFonts w:ascii="Open Sans" w:hAnsi="Open Sans" w:cs="Open Sans"/>
          <w:color w:val="212529"/>
        </w:rPr>
        <w:t>! Dr. Winsor received a 3-year, $600,000 field-initiated research grant from the National Institute on Disability, Independent Living, and…</w:t>
      </w:r>
    </w:p>
    <w:p w14:paraId="79E395C3" w14:textId="77777777" w:rsidR="00084516" w:rsidRDefault="00084516" w:rsidP="009B62E5">
      <w:pPr>
        <w:pStyle w:val="NormalWeb"/>
        <w:shd w:val="clear" w:color="auto" w:fill="FFFFFF"/>
        <w:spacing w:before="0" w:beforeAutospacing="0"/>
        <w:rPr>
          <w:rFonts w:ascii="Open Sans" w:hAnsi="Open Sans" w:cs="Open Sans"/>
          <w:color w:val="212529"/>
        </w:rPr>
      </w:pPr>
    </w:p>
    <w:p w14:paraId="2E31355A" w14:textId="77777777" w:rsidR="009B62E5" w:rsidRPr="009B62E5" w:rsidRDefault="009B62E5" w:rsidP="009B62E5"/>
    <w:p w14:paraId="4BFB7D0E" w14:textId="77777777" w:rsidR="000D3B63" w:rsidRDefault="000D3B63" w:rsidP="009B62E5">
      <w:pPr>
        <w:pStyle w:val="Heading1"/>
      </w:pPr>
    </w:p>
    <w:sectPr w:rsidR="000D3B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Katie Ashwill" w:date="2026-08-05T14:45:00Z" w:initials="KA">
    <w:p w14:paraId="77FA7E59" w14:textId="77777777" w:rsidR="009B62E5" w:rsidRDefault="009B62E5" w:rsidP="009B62E5">
      <w:r>
        <w:rPr>
          <w:rStyle w:val="CommentReference"/>
        </w:rPr>
        <w:annotationRef/>
      </w:r>
      <w:r>
        <w:rPr>
          <w:sz w:val="20"/>
          <w:szCs w:val="20"/>
        </w:rPr>
        <w:t>This is still named this even though the word "cultural" is banned. We could just say ECA.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7FA7E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3E8DA25" w16cex:dateUtc="2026-08-05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7FA7E59" w16cid:durableId="63E8DA2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tie Ashwill">
    <w15:presenceInfo w15:providerId="AD" w15:userId="S::Katie.Ashwill@umb.edu::939a8c8f-8c52-40df-903f-62167d48445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C3"/>
    <w:rsid w:val="00084516"/>
    <w:rsid w:val="000D3B63"/>
    <w:rsid w:val="001F7078"/>
    <w:rsid w:val="002845C3"/>
    <w:rsid w:val="0045386C"/>
    <w:rsid w:val="004833F9"/>
    <w:rsid w:val="00532879"/>
    <w:rsid w:val="005C5BE1"/>
    <w:rsid w:val="00643E18"/>
    <w:rsid w:val="007915BB"/>
    <w:rsid w:val="00794CAE"/>
    <w:rsid w:val="008D0438"/>
    <w:rsid w:val="008E4BC3"/>
    <w:rsid w:val="009B62E5"/>
    <w:rsid w:val="00A10B27"/>
    <w:rsid w:val="00A33EE3"/>
    <w:rsid w:val="00A612BB"/>
    <w:rsid w:val="00C22377"/>
    <w:rsid w:val="00D24641"/>
    <w:rsid w:val="00FD7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B43AA6"/>
  <w15:chartTrackingRefBased/>
  <w15:docId w15:val="{D8551D8D-3CDB-924B-B2CD-1C641456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E18"/>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8E4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E18"/>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8E4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BC3"/>
    <w:rPr>
      <w:rFonts w:eastAsiaTheme="majorEastAsia" w:cstheme="majorBidi"/>
      <w:color w:val="272727" w:themeColor="text1" w:themeTint="D8"/>
    </w:rPr>
  </w:style>
  <w:style w:type="paragraph" w:styleId="Title">
    <w:name w:val="Title"/>
    <w:basedOn w:val="Normal"/>
    <w:next w:val="Normal"/>
    <w:link w:val="TitleChar"/>
    <w:uiPriority w:val="10"/>
    <w:qFormat/>
    <w:rsid w:val="008E4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BC3"/>
    <w:pPr>
      <w:spacing w:before="160"/>
      <w:jc w:val="center"/>
    </w:pPr>
    <w:rPr>
      <w:i/>
      <w:iCs/>
      <w:color w:val="404040" w:themeColor="text1" w:themeTint="BF"/>
    </w:rPr>
  </w:style>
  <w:style w:type="character" w:customStyle="1" w:styleId="QuoteChar">
    <w:name w:val="Quote Char"/>
    <w:basedOn w:val="DefaultParagraphFont"/>
    <w:link w:val="Quote"/>
    <w:uiPriority w:val="29"/>
    <w:rsid w:val="008E4BC3"/>
    <w:rPr>
      <w:i/>
      <w:iCs/>
      <w:color w:val="404040" w:themeColor="text1" w:themeTint="BF"/>
    </w:rPr>
  </w:style>
  <w:style w:type="paragraph" w:styleId="ListParagraph">
    <w:name w:val="List Paragraph"/>
    <w:basedOn w:val="Normal"/>
    <w:uiPriority w:val="34"/>
    <w:qFormat/>
    <w:rsid w:val="008E4BC3"/>
    <w:pPr>
      <w:ind w:left="720"/>
      <w:contextualSpacing/>
    </w:pPr>
  </w:style>
  <w:style w:type="character" w:styleId="IntenseEmphasis">
    <w:name w:val="Intense Emphasis"/>
    <w:basedOn w:val="DefaultParagraphFont"/>
    <w:uiPriority w:val="21"/>
    <w:qFormat/>
    <w:rsid w:val="008E4BC3"/>
    <w:rPr>
      <w:i/>
      <w:iCs/>
      <w:color w:val="0F4761" w:themeColor="accent1" w:themeShade="BF"/>
    </w:rPr>
  </w:style>
  <w:style w:type="paragraph" w:styleId="IntenseQuote">
    <w:name w:val="Intense Quote"/>
    <w:basedOn w:val="Normal"/>
    <w:next w:val="Normal"/>
    <w:link w:val="IntenseQuoteChar"/>
    <w:uiPriority w:val="30"/>
    <w:qFormat/>
    <w:rsid w:val="008E4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BC3"/>
    <w:rPr>
      <w:i/>
      <w:iCs/>
      <w:color w:val="0F4761" w:themeColor="accent1" w:themeShade="BF"/>
    </w:rPr>
  </w:style>
  <w:style w:type="character" w:styleId="IntenseReference">
    <w:name w:val="Intense Reference"/>
    <w:basedOn w:val="DefaultParagraphFont"/>
    <w:uiPriority w:val="32"/>
    <w:qFormat/>
    <w:rsid w:val="008E4BC3"/>
    <w:rPr>
      <w:b/>
      <w:bCs/>
      <w:smallCaps/>
      <w:color w:val="0F4761" w:themeColor="accent1" w:themeShade="BF"/>
      <w:spacing w:val="5"/>
    </w:rPr>
  </w:style>
  <w:style w:type="character" w:styleId="Hyperlink">
    <w:name w:val="Hyperlink"/>
    <w:basedOn w:val="DefaultParagraphFont"/>
    <w:uiPriority w:val="99"/>
    <w:unhideWhenUsed/>
    <w:rsid w:val="008E4BC3"/>
    <w:rPr>
      <w:color w:val="0000FF"/>
      <w:u w:val="single"/>
    </w:rPr>
  </w:style>
  <w:style w:type="paragraph" w:customStyle="1" w:styleId="post-listdate">
    <w:name w:val="post-list__date"/>
    <w:basedOn w:val="Normal"/>
    <w:rsid w:val="008E4B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E4B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532879"/>
    <w:pPr>
      <w:spacing w:after="0" w:line="240" w:lineRule="auto"/>
    </w:pPr>
  </w:style>
  <w:style w:type="character" w:styleId="FollowedHyperlink">
    <w:name w:val="FollowedHyperlink"/>
    <w:basedOn w:val="DefaultParagraphFont"/>
    <w:uiPriority w:val="99"/>
    <w:semiHidden/>
    <w:unhideWhenUsed/>
    <w:rsid w:val="00532879"/>
    <w:rPr>
      <w:color w:val="96607D" w:themeColor="followedHyperlink"/>
      <w:u w:val="single"/>
    </w:rPr>
  </w:style>
  <w:style w:type="character" w:styleId="CommentReference">
    <w:name w:val="annotation reference"/>
    <w:basedOn w:val="DefaultParagraphFont"/>
    <w:uiPriority w:val="99"/>
    <w:semiHidden/>
    <w:unhideWhenUsed/>
    <w:rsid w:val="009B62E5"/>
    <w:rPr>
      <w:sz w:val="16"/>
      <w:szCs w:val="16"/>
    </w:rPr>
  </w:style>
  <w:style w:type="paragraph" w:styleId="CommentText">
    <w:name w:val="annotation text"/>
    <w:basedOn w:val="Normal"/>
    <w:link w:val="CommentTextChar"/>
    <w:uiPriority w:val="99"/>
    <w:semiHidden/>
    <w:unhideWhenUsed/>
    <w:rsid w:val="009B62E5"/>
    <w:pPr>
      <w:spacing w:line="240" w:lineRule="auto"/>
    </w:pPr>
    <w:rPr>
      <w:sz w:val="20"/>
      <w:szCs w:val="20"/>
    </w:rPr>
  </w:style>
  <w:style w:type="character" w:customStyle="1" w:styleId="CommentTextChar">
    <w:name w:val="Comment Text Char"/>
    <w:basedOn w:val="DefaultParagraphFont"/>
    <w:link w:val="CommentText"/>
    <w:uiPriority w:val="99"/>
    <w:semiHidden/>
    <w:rsid w:val="009B62E5"/>
    <w:rPr>
      <w:sz w:val="20"/>
      <w:szCs w:val="20"/>
    </w:rPr>
  </w:style>
  <w:style w:type="paragraph" w:styleId="CommentSubject">
    <w:name w:val="annotation subject"/>
    <w:basedOn w:val="CommentText"/>
    <w:next w:val="CommentText"/>
    <w:link w:val="CommentSubjectChar"/>
    <w:uiPriority w:val="99"/>
    <w:semiHidden/>
    <w:unhideWhenUsed/>
    <w:rsid w:val="009B62E5"/>
    <w:rPr>
      <w:b/>
      <w:bCs/>
    </w:rPr>
  </w:style>
  <w:style w:type="character" w:customStyle="1" w:styleId="CommentSubjectChar">
    <w:name w:val="Comment Subject Char"/>
    <w:basedOn w:val="CommentTextChar"/>
    <w:link w:val="CommentSubject"/>
    <w:uiPriority w:val="99"/>
    <w:semiHidden/>
    <w:rsid w:val="009B62E5"/>
    <w:rPr>
      <w:b/>
      <w:bCs/>
      <w:sz w:val="20"/>
      <w:szCs w:val="20"/>
    </w:rPr>
  </w:style>
  <w:style w:type="character" w:styleId="UnresolvedMention">
    <w:name w:val="Unresolved Mention"/>
    <w:basedOn w:val="DefaultParagraphFont"/>
    <w:uiPriority w:val="99"/>
    <w:semiHidden/>
    <w:unhideWhenUsed/>
    <w:rsid w:val="0028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mmunityinclusion.org/news/2025-10-03_icis-think-college-at-umass-receives-10m-grant" TargetMode="External"/><Relationship Id="rId18" Type="http://schemas.openxmlformats.org/officeDocument/2006/relationships/hyperlink" Target="https://www.communityinclusion.org/news/2024-08-13_icis-leslie-quarles-featured-on-an-episode-of-mentor-moments" TargetMode="External"/><Relationship Id="rId26" Type="http://schemas.openxmlformats.org/officeDocument/2006/relationships/hyperlink" Target="https://www.communityinclusion.org/news/2023-06-29_my-journey-in-alaska-its-beauty-and-natural-breathtaking-landscapes" TargetMode="External"/><Relationship Id="rId21" Type="http://schemas.openxmlformats.org/officeDocument/2006/relationships/hyperlink" Target="https://www.communityinclusion.org/news/2024-12-04_john-butterworth-to-receive-aucds-2024-distinguished-achievement-award" TargetMode="External"/><Relationship Id="rId34" Type="http://schemas.openxmlformats.org/officeDocument/2006/relationships/hyperlink" Target="https://www.communityinclusion.org/news/2022-10-30_october-is-disability-employment-month" TargetMode="External"/><Relationship Id="rId7" Type="http://schemas.openxmlformats.org/officeDocument/2006/relationships/hyperlink" Target="https://www.communityinclusion.org/news" TargetMode="External"/><Relationship Id="rId12" Type="http://schemas.openxmlformats.org/officeDocument/2006/relationships/hyperlink" Target="https://www.communityinclusion.org/news/2025-10-06_think-college-awarded-ncc-grant" TargetMode="External"/><Relationship Id="rId17" Type="http://schemas.openxmlformats.org/officeDocument/2006/relationships/hyperlink" Target="https://www.communityinclusion.org/news/2024-10-16_ici-published-in-the-institute-on-community-integrations-impact-highlight-on-employment-idd" TargetMode="External"/><Relationship Id="rId25" Type="http://schemas.openxmlformats.org/officeDocument/2006/relationships/hyperlink" Target="https://www.communityinclusion.org/news/2023-08-23_congratulations-to-sheila-fesko-ici-senior-research-fellow-and-sgisd-associate-dean-and-director" TargetMode="External"/><Relationship Id="rId33" Type="http://schemas.openxmlformats.org/officeDocument/2006/relationships/hyperlink" Target="https://www.communityinclusion.org/news/2022-11-03_theres-still-hope-my-experience-with-the-professional-fellows-program-on-inclusive-civic-engagement"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ommunityinclusion.org/news/2024-12-11_former-staffer-gives-gift-to-support-transition-leadership" TargetMode="External"/><Relationship Id="rId20" Type="http://schemas.openxmlformats.org/officeDocument/2006/relationships/hyperlink" Target="https://www.communityinclusion.org/news/2024-04-12_ici-highlights-importance-of-realtime-support-for-employment-consultants" TargetMode="External"/><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ommunityinclusion.org/news/2025-10-10_arrt" TargetMode="External"/><Relationship Id="rId24" Type="http://schemas.openxmlformats.org/officeDocument/2006/relationships/hyperlink" Target="https://www.communityinclusion.org/news/2023-12-14_ici-mourns-the-loss-of-valued-staff-member-debra-hart" TargetMode="External"/><Relationship Id="rId32" Type="http://schemas.openxmlformats.org/officeDocument/2006/relationships/hyperlink" Target="https://www.communityinclusion.org/news/2022-12-18_long-time-lend-director-david-helm-retires" TargetMode="External"/><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s://www.communityinclusion.org/news/2025-05-07_ICI-press-release-ma-dept-of-ed-approved-regulations-for-enhanced-maipse" TargetMode="External"/><Relationship Id="rId23" Type="http://schemas.openxmlformats.org/officeDocument/2006/relationships/hyperlink" Target="https://www.communityinclusion.org/news/2024-01-10_ICI-partners-with-ida-and-african-disability-forum-on-fellowship-program" TargetMode="External"/><Relationship Id="rId28" Type="http://schemas.microsoft.com/office/2011/relationships/commentsExtended" Target="commentsExtended.xml"/><Relationship Id="rId36" Type="http://schemas.openxmlformats.org/officeDocument/2006/relationships/fontTable" Target="fontTable.xml"/><Relationship Id="rId10" Type="http://schemas.openxmlformats.org/officeDocument/2006/relationships/hyperlink" Target="https://www.communityinclusion.org/news/2025-10-23_vr-projects-expand-ici-research-and-training" TargetMode="External"/><Relationship Id="rId19" Type="http://schemas.openxmlformats.org/officeDocument/2006/relationships/hyperlink" Target="https://www.communityinclusion.org/news/2024-12-20_ici-authors-handbook-chapter-on-pse-opportunities-for-students-with-disabilities" TargetMode="External"/><Relationship Id="rId31" Type="http://schemas.openxmlformats.org/officeDocument/2006/relationships/hyperlink" Target="https://www.communityinclusion.org/news/2023-05-09_first-postsecondary-program-for-students-with-intellectual-disability-to-be-accredited" TargetMode="External"/><Relationship Id="rId4" Type="http://schemas.openxmlformats.org/officeDocument/2006/relationships/styles" Target="styles.xml"/><Relationship Id="rId9" Type="http://schemas.openxmlformats.org/officeDocument/2006/relationships/hyperlink" Target="https://www.communityinclusion.org/news/2025-11-06_hiring-new-ici-director" TargetMode="External"/><Relationship Id="rId14" Type="http://schemas.openxmlformats.org/officeDocument/2006/relationships/hyperlink" Target="https://www.communityinclusion.org/news/2025-08-06_ici-launches-new-collaborative-umass-deafblind-graduate-certificate-program" TargetMode="External"/><Relationship Id="rId22" Type="http://schemas.openxmlformats.org/officeDocument/2006/relationships/hyperlink" Target="https://www.communityinclusion.org/news/2024-11-25_ici-mourns-loss-of-ludwik-stefan-szymanski" TargetMode="Externa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hyperlink" Target="https://www.communityinclusion.org/news/2022-10-05_icis-jean-winsors-receives-grant-to-explore-barriers-to-integrated-employment" TargetMode="External"/><Relationship Id="rId8" Type="http://schemas.openxmlformats.org/officeDocument/2006/relationships/hyperlink" Target="https://www.communityinclusion.org/news/2026-05-07_meet-the-employment-policy-and-systems-team"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de60240-0607-42ad-ae62-95ab127b3a6c" xsi:nil="true"/>
    <lcf76f155ced4ddcb4097134ff3c332f xmlns="63f6c64a-0f64-4c6e-ac7b-fea5216ff2a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447FB14C1F744783760FC7909BF6B3" ma:contentTypeVersion="16" ma:contentTypeDescription="Create a new document." ma:contentTypeScope="" ma:versionID="7deff6a5a85c9b6cdb5b129ea058b362">
  <xsd:schema xmlns:xsd="http://www.w3.org/2001/XMLSchema" xmlns:xs="http://www.w3.org/2001/XMLSchema" xmlns:p="http://schemas.microsoft.com/office/2006/metadata/properties" xmlns:ns2="63f6c64a-0f64-4c6e-ac7b-fea5216ff2a3" xmlns:ns3="8de60240-0607-42ad-ae62-95ab127b3a6c" targetNamespace="http://schemas.microsoft.com/office/2006/metadata/properties" ma:root="true" ma:fieldsID="8b11f27d87a418160854d5efa9ef12d2" ns2:_="" ns3:_="">
    <xsd:import namespace="63f6c64a-0f64-4c6e-ac7b-fea5216ff2a3"/>
    <xsd:import namespace="8de60240-0607-42ad-ae62-95ab127b3a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bjectDetectorVersions" minOccurs="0"/>
                <xsd:element ref="ns2:lcf76f155ced4ddcb4097134ff3c332f" minOccurs="0"/>
                <xsd:element ref="ns3:TaxCatchAll"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6c64a-0f64-4c6e-ac7b-fea5216ff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e60240-0607-42ad-ae62-95ab127b3a6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2795e97-c86c-413e-8baf-d048ec8a2b20}" ma:internalName="TaxCatchAll" ma:showField="CatchAllData" ma:web="8de60240-0607-42ad-ae62-95ab127b3a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6BF884-6BFE-4106-B89D-AC1438F299E7}">
  <ds:schemaRefs>
    <ds:schemaRef ds:uri="http://schemas.microsoft.com/office/2006/metadata/properties"/>
    <ds:schemaRef ds:uri="http://schemas.microsoft.com/office/infopath/2007/PartnerControls"/>
    <ds:schemaRef ds:uri="8de60240-0607-42ad-ae62-95ab127b3a6c"/>
    <ds:schemaRef ds:uri="63f6c64a-0f64-4c6e-ac7b-fea5216ff2a3"/>
  </ds:schemaRefs>
</ds:datastoreItem>
</file>

<file path=customXml/itemProps2.xml><?xml version="1.0" encoding="utf-8"?>
<ds:datastoreItem xmlns:ds="http://schemas.openxmlformats.org/officeDocument/2006/customXml" ds:itemID="{AA5CA143-E215-434A-8CAB-F522FF597B59}">
  <ds:schemaRefs>
    <ds:schemaRef ds:uri="http://schemas.microsoft.com/sharepoint/v3/contenttype/forms"/>
  </ds:schemaRefs>
</ds:datastoreItem>
</file>

<file path=customXml/itemProps3.xml><?xml version="1.0" encoding="utf-8"?>
<ds:datastoreItem xmlns:ds="http://schemas.openxmlformats.org/officeDocument/2006/customXml" ds:itemID="{CD4A6885-4CC5-4125-B091-9AD6618F4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6c64a-0f64-4c6e-ac7b-fea5216ff2a3"/>
    <ds:schemaRef ds:uri="8de60240-0607-42ad-ae62-95ab127b3a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1667</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Ashwill</dc:creator>
  <cp:keywords/>
  <dc:description/>
  <cp:lastModifiedBy>Jeff Coburn</cp:lastModifiedBy>
  <cp:revision>2</cp:revision>
  <dcterms:created xsi:type="dcterms:W3CDTF">2026-08-07T19:59:00Z</dcterms:created>
  <dcterms:modified xsi:type="dcterms:W3CDTF">2026-08-07T19:59:00Z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0x01010003447FB14C1F744783760FC7909BF6B3</vt:lpwstr>
  </property>
</Properties>
</file>